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EFEF80" w14:textId="77777777" w:rsidR="000A235A" w:rsidRPr="00D10C83" w:rsidRDefault="000A235A" w:rsidP="000A235A">
      <w:pPr>
        <w:spacing w:line="480" w:lineRule="auto"/>
        <w:rPr>
          <w:rFonts w:ascii="Times New Roman" w:hAnsi="Times New Roman" w:cs="Times New Roman"/>
          <w:sz w:val="24"/>
          <w:szCs w:val="24"/>
          <w:rPrChange w:id="0" w:author="Anthony Lucchese" w:date="2021-02-27T17:29:00Z">
            <w:rPr>
              <w:rFonts w:ascii="Times New Roman" w:hAnsi="Times New Roman" w:cs="Times New Roman"/>
              <w:sz w:val="24"/>
              <w:szCs w:val="24"/>
            </w:rPr>
          </w:rPrChange>
        </w:rPr>
      </w:pPr>
      <w:r w:rsidRPr="00D10C83">
        <w:rPr>
          <w:rFonts w:ascii="Times New Roman" w:hAnsi="Times New Roman" w:cs="Times New Roman"/>
          <w:sz w:val="24"/>
          <w:szCs w:val="24"/>
        </w:rPr>
        <w:t xml:space="preserve">Anthony </w:t>
      </w:r>
      <w:commentRangeStart w:id="1"/>
      <w:r w:rsidRPr="00D10C83">
        <w:rPr>
          <w:rFonts w:ascii="Times New Roman" w:hAnsi="Times New Roman" w:cs="Times New Roman"/>
          <w:sz w:val="24"/>
          <w:szCs w:val="24"/>
        </w:rPr>
        <w:t>Lucchese</w:t>
      </w:r>
      <w:commentRangeEnd w:id="1"/>
      <w:r w:rsidR="007F6AD0" w:rsidRPr="00D10C83">
        <w:rPr>
          <w:rStyle w:val="CommentReference"/>
          <w:rFonts w:ascii="Times New Roman" w:hAnsi="Times New Roman" w:cs="Times New Roman"/>
          <w:sz w:val="24"/>
          <w:szCs w:val="24"/>
          <w:rPrChange w:id="2" w:author="Anthony Lucchese" w:date="2021-02-27T17:29:00Z">
            <w:rPr>
              <w:rStyle w:val="CommentReference"/>
            </w:rPr>
          </w:rPrChange>
        </w:rPr>
        <w:commentReference w:id="1"/>
      </w:r>
    </w:p>
    <w:p w14:paraId="76C3C3E2" w14:textId="43694DDF" w:rsidR="000A235A" w:rsidRPr="00D10C83" w:rsidRDefault="000A235A" w:rsidP="000A235A">
      <w:pPr>
        <w:spacing w:line="480" w:lineRule="auto"/>
        <w:rPr>
          <w:rFonts w:ascii="Times New Roman" w:hAnsi="Times New Roman" w:cs="Times New Roman"/>
          <w:sz w:val="24"/>
          <w:szCs w:val="24"/>
          <w:rPrChange w:id="3" w:author="Anthony Lucchese" w:date="2021-02-27T17:29:00Z">
            <w:rPr>
              <w:rFonts w:ascii="Times New Roman" w:hAnsi="Times New Roman" w:cs="Times New Roman"/>
              <w:sz w:val="24"/>
              <w:szCs w:val="24"/>
            </w:rPr>
          </w:rPrChange>
        </w:rPr>
      </w:pPr>
      <w:r w:rsidRPr="00D10C83">
        <w:rPr>
          <w:rFonts w:ascii="Times New Roman" w:hAnsi="Times New Roman" w:cs="Times New Roman"/>
          <w:sz w:val="24"/>
          <w:szCs w:val="24"/>
          <w:rPrChange w:id="4" w:author="Anthony Lucchese" w:date="2021-02-27T17:29:00Z">
            <w:rPr>
              <w:rFonts w:ascii="Times New Roman" w:hAnsi="Times New Roman" w:cs="Times New Roman"/>
              <w:sz w:val="24"/>
              <w:szCs w:val="24"/>
            </w:rPr>
          </w:rPrChange>
        </w:rPr>
        <w:t>CMPS 214</w:t>
      </w:r>
    </w:p>
    <w:p w14:paraId="4F3EB2C1" w14:textId="77777777" w:rsidR="000A235A" w:rsidRPr="00D10C83" w:rsidRDefault="000A235A" w:rsidP="000A235A">
      <w:pPr>
        <w:spacing w:line="480" w:lineRule="auto"/>
        <w:rPr>
          <w:rFonts w:ascii="Times New Roman" w:hAnsi="Times New Roman" w:cs="Times New Roman"/>
          <w:sz w:val="24"/>
          <w:szCs w:val="24"/>
          <w:rPrChange w:id="5" w:author="Anthony Lucchese" w:date="2021-02-27T17:29:00Z">
            <w:rPr>
              <w:rFonts w:ascii="Times New Roman" w:hAnsi="Times New Roman" w:cs="Times New Roman"/>
              <w:sz w:val="24"/>
              <w:szCs w:val="24"/>
            </w:rPr>
          </w:rPrChange>
        </w:rPr>
      </w:pPr>
      <w:r w:rsidRPr="00D10C83">
        <w:rPr>
          <w:rFonts w:ascii="Times New Roman" w:hAnsi="Times New Roman" w:cs="Times New Roman"/>
          <w:sz w:val="24"/>
          <w:szCs w:val="24"/>
          <w:rPrChange w:id="6" w:author="Anthony Lucchese" w:date="2021-02-27T17:29:00Z">
            <w:rPr>
              <w:rFonts w:ascii="Times New Roman" w:hAnsi="Times New Roman" w:cs="Times New Roman"/>
              <w:sz w:val="24"/>
              <w:szCs w:val="24"/>
            </w:rPr>
          </w:rPrChange>
        </w:rPr>
        <w:t>Prof. Jackowitz</w:t>
      </w:r>
    </w:p>
    <w:p w14:paraId="46398364" w14:textId="55F3618E" w:rsidR="000A235A" w:rsidRPr="00D10C83" w:rsidRDefault="000A235A" w:rsidP="000A235A">
      <w:pPr>
        <w:spacing w:line="480" w:lineRule="auto"/>
        <w:rPr>
          <w:rFonts w:ascii="Times New Roman" w:hAnsi="Times New Roman" w:cs="Times New Roman"/>
          <w:sz w:val="24"/>
          <w:szCs w:val="24"/>
          <w:rPrChange w:id="7" w:author="Anthony Lucchese" w:date="2021-02-27T17:29:00Z">
            <w:rPr>
              <w:rFonts w:ascii="Times New Roman" w:hAnsi="Times New Roman" w:cs="Times New Roman"/>
              <w:sz w:val="24"/>
              <w:szCs w:val="24"/>
            </w:rPr>
          </w:rPrChange>
        </w:rPr>
      </w:pPr>
      <w:r w:rsidRPr="00D10C83">
        <w:rPr>
          <w:rFonts w:ascii="Times New Roman" w:hAnsi="Times New Roman" w:cs="Times New Roman"/>
          <w:sz w:val="24"/>
          <w:szCs w:val="24"/>
          <w:rPrChange w:id="8" w:author="Anthony Lucchese" w:date="2021-02-27T17:29:00Z">
            <w:rPr>
              <w:rFonts w:ascii="Times New Roman" w:hAnsi="Times New Roman" w:cs="Times New Roman"/>
              <w:sz w:val="24"/>
              <w:szCs w:val="24"/>
            </w:rPr>
          </w:rPrChange>
        </w:rPr>
        <w:t>25 February 2021</w:t>
      </w:r>
      <w:ins w:id="9" w:author="Anthony Lucchese" w:date="2021-02-27T17:30:00Z">
        <w:r w:rsidR="00BF691A">
          <w:rPr>
            <w:rFonts w:ascii="Times New Roman" w:hAnsi="Times New Roman" w:cs="Times New Roman"/>
            <w:sz w:val="24"/>
            <w:szCs w:val="24"/>
          </w:rPr>
          <w:t>e</w:t>
        </w:r>
      </w:ins>
    </w:p>
    <w:p w14:paraId="3E86A3DC" w14:textId="0AC28517" w:rsidR="000A235A" w:rsidRPr="00D10C83" w:rsidRDefault="000A235A" w:rsidP="000A235A">
      <w:pPr>
        <w:spacing w:line="480" w:lineRule="auto"/>
        <w:jc w:val="center"/>
        <w:rPr>
          <w:rFonts w:ascii="Times New Roman" w:hAnsi="Times New Roman" w:cs="Times New Roman"/>
          <w:sz w:val="24"/>
          <w:szCs w:val="24"/>
          <w:rPrChange w:id="10" w:author="Anthony Lucchese" w:date="2021-02-27T17:29:00Z">
            <w:rPr>
              <w:rFonts w:ascii="Times New Roman" w:hAnsi="Times New Roman" w:cs="Times New Roman"/>
              <w:sz w:val="24"/>
              <w:szCs w:val="24"/>
            </w:rPr>
          </w:rPrChange>
        </w:rPr>
      </w:pPr>
      <w:proofErr w:type="spellStart"/>
      <w:proofErr w:type="gramStart"/>
      <w:r w:rsidRPr="00D10C83">
        <w:rPr>
          <w:rFonts w:ascii="Times New Roman" w:hAnsi="Times New Roman" w:cs="Times New Roman"/>
          <w:sz w:val="24"/>
          <w:szCs w:val="24"/>
          <w:rPrChange w:id="11" w:author="Anthony Lucchese" w:date="2021-02-27T17:29:00Z">
            <w:rPr>
              <w:rFonts w:ascii="Times New Roman" w:hAnsi="Times New Roman" w:cs="Times New Roman"/>
              <w:sz w:val="24"/>
              <w:szCs w:val="24"/>
            </w:rPr>
          </w:rPrChange>
        </w:rPr>
        <w:t>printf</w:t>
      </w:r>
      <w:proofErr w:type="spellEnd"/>
      <w:r w:rsidRPr="00D10C83">
        <w:rPr>
          <w:rFonts w:ascii="Times New Roman" w:hAnsi="Times New Roman" w:cs="Times New Roman"/>
          <w:sz w:val="24"/>
          <w:szCs w:val="24"/>
          <w:rPrChange w:id="12" w:author="Anthony Lucchese" w:date="2021-02-27T17:29:00Z">
            <w:rPr>
              <w:rFonts w:ascii="Times New Roman" w:hAnsi="Times New Roman" w:cs="Times New Roman"/>
              <w:sz w:val="24"/>
              <w:szCs w:val="24"/>
            </w:rPr>
          </w:rPrChange>
        </w:rPr>
        <w:t>(</w:t>
      </w:r>
      <w:proofErr w:type="gramEnd"/>
      <w:r w:rsidRPr="00D10C83">
        <w:rPr>
          <w:rFonts w:ascii="Times New Roman" w:hAnsi="Times New Roman" w:cs="Times New Roman"/>
          <w:sz w:val="24"/>
          <w:szCs w:val="24"/>
          <w:rPrChange w:id="13" w:author="Anthony Lucchese" w:date="2021-02-27T17:29:00Z">
            <w:rPr>
              <w:rFonts w:ascii="Times New Roman" w:hAnsi="Times New Roman" w:cs="Times New Roman"/>
              <w:sz w:val="24"/>
              <w:szCs w:val="24"/>
            </w:rPr>
          </w:rPrChange>
        </w:rPr>
        <w:t xml:space="preserve">“Hello Real World”); </w:t>
      </w:r>
      <w:del w:id="14" w:author="Anthony Lucchese" w:date="2021-02-27T17:19:00Z">
        <w:r w:rsidRPr="00D10C83" w:rsidDel="00D10C83">
          <w:rPr>
            <w:rFonts w:ascii="Times New Roman" w:hAnsi="Times New Roman" w:cs="Times New Roman"/>
            <w:sz w:val="24"/>
            <w:szCs w:val="24"/>
            <w:rPrChange w:id="15" w:author="Anthony Lucchese" w:date="2021-02-27T17:29:00Z">
              <w:rPr>
                <w:rFonts w:ascii="Times New Roman" w:hAnsi="Times New Roman" w:cs="Times New Roman"/>
                <w:sz w:val="24"/>
                <w:szCs w:val="24"/>
              </w:rPr>
            </w:rPrChange>
          </w:rPr>
          <w:delText>(or) Unknown Title</w:delText>
        </w:r>
      </w:del>
    </w:p>
    <w:p w14:paraId="09D89380" w14:textId="099500AB" w:rsidR="007F6AD0" w:rsidRPr="00D10C83" w:rsidRDefault="000A235A" w:rsidP="000A235A">
      <w:pPr>
        <w:spacing w:line="480" w:lineRule="auto"/>
        <w:rPr>
          <w:ins w:id="16" w:author="Joshua S. Vituszynski" w:date="2021-02-25T23:05:00Z"/>
          <w:rFonts w:ascii="Times New Roman" w:hAnsi="Times New Roman" w:cs="Times New Roman"/>
          <w:sz w:val="24"/>
          <w:szCs w:val="24"/>
          <w:rPrChange w:id="17" w:author="Anthony Lucchese" w:date="2021-02-27T17:29:00Z">
            <w:rPr>
              <w:ins w:id="18" w:author="Joshua S. Vituszynski" w:date="2021-02-25T23:05:00Z"/>
              <w:rFonts w:ascii="Times New Roman" w:hAnsi="Times New Roman" w:cs="Times New Roman"/>
              <w:sz w:val="24"/>
              <w:szCs w:val="24"/>
            </w:rPr>
          </w:rPrChange>
        </w:rPr>
      </w:pPr>
      <w:commentRangeStart w:id="19"/>
      <w:r w:rsidRPr="00D10C83">
        <w:rPr>
          <w:rFonts w:ascii="Times New Roman" w:hAnsi="Times New Roman" w:cs="Times New Roman"/>
          <w:sz w:val="24"/>
          <w:szCs w:val="24"/>
          <w:rPrChange w:id="20" w:author="Anthony Lucchese" w:date="2021-02-27T17:29:00Z">
            <w:rPr>
              <w:rFonts w:ascii="Times New Roman" w:hAnsi="Times New Roman" w:cs="Times New Roman"/>
              <w:sz w:val="24"/>
              <w:szCs w:val="24"/>
            </w:rPr>
          </w:rPrChange>
        </w:rPr>
        <w:tab/>
        <w:t>The presentation</w:t>
      </w:r>
      <w:proofErr w:type="gramStart"/>
      <w:r w:rsidRPr="00D10C83">
        <w:rPr>
          <w:rFonts w:ascii="Times New Roman" w:hAnsi="Times New Roman" w:cs="Times New Roman"/>
          <w:sz w:val="24"/>
          <w:szCs w:val="24"/>
          <w:rPrChange w:id="21" w:author="Anthony Lucchese" w:date="2021-02-27T17:29:00Z">
            <w:rPr>
              <w:rFonts w:ascii="Times New Roman" w:hAnsi="Times New Roman" w:cs="Times New Roman"/>
              <w:sz w:val="24"/>
              <w:szCs w:val="24"/>
            </w:rPr>
          </w:rPrChange>
        </w:rPr>
        <w:t xml:space="preserve">, </w:t>
      </w:r>
      <w:ins w:id="22" w:author="Anthony Lucchese" w:date="2021-02-27T16:26:00Z">
        <w:r w:rsidR="005E3EE1" w:rsidRPr="00D10C83">
          <w:rPr>
            <w:rFonts w:ascii="Times New Roman" w:hAnsi="Times New Roman" w:cs="Times New Roman"/>
            <w:sz w:val="24"/>
            <w:szCs w:val="24"/>
            <w:rPrChange w:id="23" w:author="Anthony Lucchese" w:date="2021-02-27T17:29:00Z">
              <w:rPr>
                <w:rFonts w:ascii="Times New Roman" w:hAnsi="Times New Roman" w:cs="Times New Roman"/>
                <w:sz w:val="24"/>
                <w:szCs w:val="24"/>
              </w:rPr>
            </w:rPrChange>
          </w:rPr>
          <w:t>”</w:t>
        </w:r>
      </w:ins>
      <w:commentRangeStart w:id="24"/>
      <w:proofErr w:type="spellStart"/>
      <w:r w:rsidRPr="00D10C83">
        <w:rPr>
          <w:rFonts w:ascii="Times New Roman" w:hAnsi="Times New Roman" w:cs="Times New Roman"/>
          <w:sz w:val="24"/>
          <w:szCs w:val="24"/>
          <w:rPrChange w:id="25" w:author="Anthony Lucchese" w:date="2021-02-27T17:29:00Z">
            <w:rPr>
              <w:rFonts w:ascii="Times New Roman" w:hAnsi="Times New Roman" w:cs="Times New Roman"/>
              <w:sz w:val="24"/>
              <w:szCs w:val="24"/>
            </w:rPr>
          </w:rPrChange>
        </w:rPr>
        <w:t>printf</w:t>
      </w:r>
      <w:proofErr w:type="spellEnd"/>
      <w:proofErr w:type="gramEnd"/>
      <w:r w:rsidRPr="00D10C83">
        <w:rPr>
          <w:rFonts w:ascii="Times New Roman" w:hAnsi="Times New Roman" w:cs="Times New Roman"/>
          <w:sz w:val="24"/>
          <w:szCs w:val="24"/>
          <w:rPrChange w:id="26" w:author="Anthony Lucchese" w:date="2021-02-27T17:29:00Z">
            <w:rPr>
              <w:rFonts w:ascii="Times New Roman" w:hAnsi="Times New Roman" w:cs="Times New Roman"/>
              <w:sz w:val="24"/>
              <w:szCs w:val="24"/>
            </w:rPr>
          </w:rPrChange>
        </w:rPr>
        <w:t>(“Hello Real World”);</w:t>
      </w:r>
      <w:commentRangeEnd w:id="24"/>
      <w:ins w:id="27" w:author="Anthony Lucchese" w:date="2021-02-27T16:26:00Z">
        <w:r w:rsidR="005E3EE1" w:rsidRPr="00D10C83">
          <w:rPr>
            <w:rFonts w:ascii="Times New Roman" w:hAnsi="Times New Roman" w:cs="Times New Roman"/>
            <w:sz w:val="24"/>
            <w:szCs w:val="24"/>
            <w:rPrChange w:id="28" w:author="Anthony Lucchese" w:date="2021-02-27T17:29:00Z">
              <w:rPr>
                <w:rFonts w:ascii="Times New Roman" w:hAnsi="Times New Roman" w:cs="Times New Roman"/>
                <w:sz w:val="24"/>
                <w:szCs w:val="24"/>
              </w:rPr>
            </w:rPrChange>
          </w:rPr>
          <w:t>”</w:t>
        </w:r>
      </w:ins>
      <w:r w:rsidR="007F6AD0" w:rsidRPr="00D10C83">
        <w:rPr>
          <w:rStyle w:val="CommentReference"/>
          <w:rFonts w:ascii="Times New Roman" w:hAnsi="Times New Roman" w:cs="Times New Roman"/>
          <w:sz w:val="24"/>
          <w:szCs w:val="24"/>
          <w:rPrChange w:id="29" w:author="Anthony Lucchese" w:date="2021-02-27T17:29:00Z">
            <w:rPr>
              <w:rStyle w:val="CommentReference"/>
            </w:rPr>
          </w:rPrChange>
        </w:rPr>
        <w:commentReference w:id="24"/>
      </w:r>
      <w:r w:rsidRPr="00D10C83">
        <w:rPr>
          <w:rFonts w:ascii="Times New Roman" w:hAnsi="Times New Roman" w:cs="Times New Roman"/>
          <w:sz w:val="24"/>
          <w:szCs w:val="24"/>
          <w:rPrChange w:id="30" w:author="Anthony Lucchese" w:date="2021-02-27T17:29:00Z">
            <w:rPr>
              <w:rFonts w:ascii="Times New Roman" w:hAnsi="Times New Roman" w:cs="Times New Roman"/>
              <w:sz w:val="24"/>
              <w:szCs w:val="24"/>
            </w:rPr>
          </w:rPrChange>
        </w:rPr>
        <w:t xml:space="preserve">, </w:t>
      </w:r>
      <w:ins w:id="31" w:author="Anthony Lucchese" w:date="2021-02-27T17:23:00Z">
        <w:r w:rsidR="00D10C83" w:rsidRPr="00D10C83">
          <w:rPr>
            <w:rFonts w:ascii="Times New Roman" w:hAnsi="Times New Roman" w:cs="Times New Roman"/>
            <w:sz w:val="24"/>
            <w:szCs w:val="24"/>
            <w:rPrChange w:id="32" w:author="Anthony Lucchese" w:date="2021-02-27T17:29:00Z">
              <w:rPr>
                <w:rFonts w:ascii="Times New Roman" w:hAnsi="Times New Roman" w:cs="Times New Roman"/>
                <w:sz w:val="24"/>
                <w:szCs w:val="24"/>
              </w:rPr>
            </w:rPrChange>
          </w:rPr>
          <w:t xml:space="preserve">was </w:t>
        </w:r>
      </w:ins>
      <w:r w:rsidRPr="00D10C83">
        <w:rPr>
          <w:rFonts w:ascii="Times New Roman" w:hAnsi="Times New Roman" w:cs="Times New Roman"/>
          <w:sz w:val="24"/>
          <w:szCs w:val="24"/>
          <w:rPrChange w:id="33" w:author="Anthony Lucchese" w:date="2021-02-27T17:29:00Z">
            <w:rPr>
              <w:rFonts w:ascii="Times New Roman" w:hAnsi="Times New Roman" w:cs="Times New Roman"/>
              <w:sz w:val="24"/>
              <w:szCs w:val="24"/>
            </w:rPr>
          </w:rPrChange>
        </w:rPr>
        <w:t>given by</w:t>
      </w:r>
      <w:r w:rsidR="007D75BF" w:rsidRPr="00D10C83">
        <w:rPr>
          <w:rFonts w:ascii="Times New Roman" w:hAnsi="Times New Roman" w:cs="Times New Roman"/>
          <w:sz w:val="24"/>
          <w:szCs w:val="24"/>
          <w:rPrChange w:id="34" w:author="Anthony Lucchese" w:date="2021-02-27T17:29:00Z">
            <w:rPr>
              <w:rFonts w:ascii="Times New Roman" w:hAnsi="Times New Roman" w:cs="Times New Roman"/>
              <w:sz w:val="24"/>
              <w:szCs w:val="24"/>
            </w:rPr>
          </w:rPrChange>
        </w:rPr>
        <w:t xml:space="preserve"> Jim </w:t>
      </w:r>
      <w:proofErr w:type="spellStart"/>
      <w:r w:rsidR="007D75BF" w:rsidRPr="00D10C83">
        <w:rPr>
          <w:rFonts w:ascii="Times New Roman" w:hAnsi="Times New Roman" w:cs="Times New Roman"/>
          <w:sz w:val="24"/>
          <w:szCs w:val="24"/>
          <w:rPrChange w:id="35" w:author="Anthony Lucchese" w:date="2021-02-27T17:29:00Z">
            <w:rPr>
              <w:rFonts w:ascii="Times New Roman" w:hAnsi="Times New Roman" w:cs="Times New Roman"/>
              <w:sz w:val="24"/>
              <w:szCs w:val="24"/>
            </w:rPr>
          </w:rPrChange>
        </w:rPr>
        <w:t>Buckridge</w:t>
      </w:r>
      <w:proofErr w:type="spellEnd"/>
      <w:r w:rsidR="007D75BF" w:rsidRPr="00D10C83">
        <w:rPr>
          <w:rFonts w:ascii="Times New Roman" w:hAnsi="Times New Roman" w:cs="Times New Roman"/>
          <w:sz w:val="24"/>
          <w:szCs w:val="24"/>
          <w:rPrChange w:id="36" w:author="Anthony Lucchese" w:date="2021-02-27T17:29:00Z">
            <w:rPr>
              <w:rFonts w:ascii="Times New Roman" w:hAnsi="Times New Roman" w:cs="Times New Roman"/>
              <w:sz w:val="24"/>
              <w:szCs w:val="24"/>
            </w:rPr>
          </w:rPrChange>
        </w:rPr>
        <w:t xml:space="preserve">, Chris </w:t>
      </w:r>
      <w:proofErr w:type="spellStart"/>
      <w:r w:rsidR="007D75BF" w:rsidRPr="00D10C83">
        <w:rPr>
          <w:rFonts w:ascii="Times New Roman" w:hAnsi="Times New Roman" w:cs="Times New Roman"/>
          <w:sz w:val="24"/>
          <w:szCs w:val="24"/>
          <w:rPrChange w:id="37" w:author="Anthony Lucchese" w:date="2021-02-27T17:29:00Z">
            <w:rPr>
              <w:rFonts w:ascii="Times New Roman" w:hAnsi="Times New Roman" w:cs="Times New Roman"/>
              <w:sz w:val="24"/>
              <w:szCs w:val="24"/>
            </w:rPr>
          </w:rPrChange>
        </w:rPr>
        <w:t>Filacheck</w:t>
      </w:r>
      <w:proofErr w:type="spellEnd"/>
      <w:r w:rsidR="007D75BF" w:rsidRPr="00D10C83">
        <w:rPr>
          <w:rFonts w:ascii="Times New Roman" w:hAnsi="Times New Roman" w:cs="Times New Roman"/>
          <w:sz w:val="24"/>
          <w:szCs w:val="24"/>
          <w:rPrChange w:id="38" w:author="Anthony Lucchese" w:date="2021-02-27T17:29:00Z">
            <w:rPr>
              <w:rFonts w:ascii="Times New Roman" w:hAnsi="Times New Roman" w:cs="Times New Roman"/>
              <w:sz w:val="24"/>
              <w:szCs w:val="24"/>
            </w:rPr>
          </w:rPrChange>
        </w:rPr>
        <w:t xml:space="preserve">, and Keith Quinn. </w:t>
      </w:r>
      <w:commentRangeEnd w:id="19"/>
      <w:r w:rsidR="007F6AD0" w:rsidRPr="00D10C83">
        <w:rPr>
          <w:rStyle w:val="CommentReference"/>
          <w:rFonts w:ascii="Times New Roman" w:hAnsi="Times New Roman" w:cs="Times New Roman"/>
          <w:sz w:val="24"/>
          <w:szCs w:val="24"/>
          <w:rPrChange w:id="39" w:author="Anthony Lucchese" w:date="2021-02-27T17:29:00Z">
            <w:rPr>
              <w:rStyle w:val="CommentReference"/>
            </w:rPr>
          </w:rPrChange>
        </w:rPr>
        <w:commentReference w:id="19"/>
      </w:r>
      <w:r w:rsidR="007D75BF" w:rsidRPr="00D10C83">
        <w:rPr>
          <w:rFonts w:ascii="Times New Roman" w:hAnsi="Times New Roman" w:cs="Times New Roman"/>
          <w:sz w:val="24"/>
          <w:szCs w:val="24"/>
          <w:rPrChange w:id="40" w:author="Anthony Lucchese" w:date="2021-02-27T17:29:00Z">
            <w:rPr>
              <w:rFonts w:ascii="Times New Roman" w:hAnsi="Times New Roman" w:cs="Times New Roman"/>
              <w:sz w:val="24"/>
              <w:szCs w:val="24"/>
            </w:rPr>
          </w:rPrChange>
        </w:rPr>
        <w:t>The presenters are all alumni of the University of Scranton, and work at various computer companies. This presentation was about entering the real world for computer science, and what to expect on the first day</w:t>
      </w:r>
      <w:ins w:id="41" w:author="Joshua S. Vituszynski" w:date="2021-02-25T22:52:00Z">
        <w:r w:rsidR="007F6AD0" w:rsidRPr="00D10C83">
          <w:rPr>
            <w:rFonts w:ascii="Times New Roman" w:hAnsi="Times New Roman" w:cs="Times New Roman"/>
            <w:sz w:val="24"/>
            <w:szCs w:val="24"/>
            <w:rPrChange w:id="42" w:author="Anthony Lucchese" w:date="2021-02-27T17:29:00Z">
              <w:rPr>
                <w:rFonts w:ascii="Times New Roman" w:hAnsi="Times New Roman" w:cs="Times New Roman"/>
                <w:sz w:val="24"/>
                <w:szCs w:val="24"/>
              </w:rPr>
            </w:rPrChange>
          </w:rPr>
          <w:t xml:space="preserve"> </w:t>
        </w:r>
        <w:commentRangeStart w:id="43"/>
        <w:r w:rsidR="007F6AD0" w:rsidRPr="00D10C83">
          <w:rPr>
            <w:rFonts w:ascii="Times New Roman" w:hAnsi="Times New Roman" w:cs="Times New Roman"/>
            <w:sz w:val="24"/>
            <w:szCs w:val="24"/>
            <w:rPrChange w:id="44" w:author="Anthony Lucchese" w:date="2021-02-27T17:29:00Z">
              <w:rPr>
                <w:rFonts w:ascii="Times New Roman" w:hAnsi="Times New Roman" w:cs="Times New Roman"/>
                <w:sz w:val="24"/>
                <w:szCs w:val="24"/>
              </w:rPr>
            </w:rPrChange>
          </w:rPr>
          <w:t>on the job</w:t>
        </w:r>
        <w:commentRangeEnd w:id="43"/>
        <w:r w:rsidR="007F6AD0" w:rsidRPr="00D10C83">
          <w:rPr>
            <w:rStyle w:val="CommentReference"/>
            <w:rFonts w:ascii="Times New Roman" w:hAnsi="Times New Roman" w:cs="Times New Roman"/>
            <w:sz w:val="24"/>
            <w:szCs w:val="24"/>
            <w:rPrChange w:id="45" w:author="Anthony Lucchese" w:date="2021-02-27T17:29:00Z">
              <w:rPr>
                <w:rStyle w:val="CommentReference"/>
              </w:rPr>
            </w:rPrChange>
          </w:rPr>
          <w:commentReference w:id="43"/>
        </w:r>
      </w:ins>
      <w:r w:rsidR="007D75BF" w:rsidRPr="00D10C83">
        <w:rPr>
          <w:rFonts w:ascii="Times New Roman" w:hAnsi="Times New Roman" w:cs="Times New Roman"/>
          <w:sz w:val="24"/>
          <w:szCs w:val="24"/>
          <w:rPrChange w:id="46" w:author="Anthony Lucchese" w:date="2021-02-27T17:29:00Z">
            <w:rPr>
              <w:rFonts w:ascii="Times New Roman" w:hAnsi="Times New Roman" w:cs="Times New Roman"/>
              <w:sz w:val="24"/>
              <w:szCs w:val="24"/>
            </w:rPr>
          </w:rPrChange>
        </w:rPr>
        <w:t xml:space="preserve">, and every day following. They start the presentation by talking about what happens on the first day. </w:t>
      </w:r>
      <w:ins w:id="47" w:author="Anthony Lucchese" w:date="2021-02-27T17:29:00Z">
        <w:r w:rsidR="00D10C83" w:rsidRPr="00D10C83">
          <w:rPr>
            <w:rFonts w:ascii="Times New Roman" w:hAnsi="Times New Roman" w:cs="Times New Roman"/>
            <w:sz w:val="24"/>
            <w:szCs w:val="24"/>
            <w:rPrChange w:id="48" w:author="Anthony Lucchese" w:date="2021-02-27T17:29:00Z">
              <w:rPr/>
            </w:rPrChange>
          </w:rPr>
          <w:t>They encourage their listeners to not expect too much to happen when they first start working, as the workplace varies from company to company</w:t>
        </w:r>
      </w:ins>
      <w:commentRangeStart w:id="49"/>
      <w:del w:id="50" w:author="Anthony Lucchese" w:date="2021-02-27T17:29:00Z">
        <w:r w:rsidR="007D75BF" w:rsidRPr="00D10C83" w:rsidDel="00D10C83">
          <w:rPr>
            <w:rFonts w:ascii="Times New Roman" w:hAnsi="Times New Roman" w:cs="Times New Roman"/>
            <w:sz w:val="24"/>
            <w:szCs w:val="24"/>
            <w:rPrChange w:id="51" w:author="Anthony Lucchese" w:date="2021-02-27T17:29:00Z">
              <w:rPr>
                <w:rFonts w:ascii="Times New Roman" w:hAnsi="Times New Roman" w:cs="Times New Roman"/>
                <w:sz w:val="24"/>
                <w:szCs w:val="24"/>
              </w:rPr>
            </w:rPrChange>
          </w:rPr>
          <w:delText>On the first day, do not expect too much or for something to happen, it varies greatly from company to company</w:delText>
        </w:r>
        <w:commentRangeEnd w:id="49"/>
        <w:r w:rsidR="007F6AD0" w:rsidRPr="00D10C83" w:rsidDel="00D10C83">
          <w:rPr>
            <w:rStyle w:val="CommentReference"/>
            <w:rFonts w:ascii="Times New Roman" w:hAnsi="Times New Roman" w:cs="Times New Roman"/>
            <w:sz w:val="24"/>
            <w:szCs w:val="24"/>
            <w:rPrChange w:id="52" w:author="Anthony Lucchese" w:date="2021-02-27T17:29:00Z">
              <w:rPr>
                <w:rStyle w:val="CommentReference"/>
              </w:rPr>
            </w:rPrChange>
          </w:rPr>
          <w:commentReference w:id="49"/>
        </w:r>
      </w:del>
      <w:r w:rsidR="007D75BF" w:rsidRPr="00D10C83">
        <w:rPr>
          <w:rFonts w:ascii="Times New Roman" w:hAnsi="Times New Roman" w:cs="Times New Roman"/>
          <w:sz w:val="24"/>
          <w:szCs w:val="24"/>
          <w:rPrChange w:id="53" w:author="Anthony Lucchese" w:date="2021-02-27T17:29:00Z">
            <w:rPr>
              <w:rFonts w:ascii="Times New Roman" w:hAnsi="Times New Roman" w:cs="Times New Roman"/>
              <w:sz w:val="24"/>
              <w:szCs w:val="24"/>
            </w:rPr>
          </w:rPrChange>
        </w:rPr>
        <w:t xml:space="preserve">. Each job in the computer science world is vastly different, and some companies work differently than others. </w:t>
      </w:r>
      <w:ins w:id="54" w:author="Anthony Lucchese" w:date="2021-02-27T17:32:00Z">
        <w:r w:rsidR="00BF691A">
          <w:t xml:space="preserve">The presenters tell their audiences that stuff will go wrong, and they will get confused </w:t>
        </w:r>
        <w:proofErr w:type="spellStart"/>
        <w:r w:rsidR="00BF691A">
          <w:t>wrong.</w:t>
        </w:r>
      </w:ins>
      <w:del w:id="55" w:author="Anthony Lucchese" w:date="2021-02-27T17:32:00Z">
        <w:r w:rsidR="007D75BF" w:rsidRPr="00D10C83" w:rsidDel="00BF691A">
          <w:rPr>
            <w:rFonts w:ascii="Times New Roman" w:hAnsi="Times New Roman" w:cs="Times New Roman"/>
            <w:sz w:val="24"/>
            <w:szCs w:val="24"/>
            <w:rPrChange w:id="56" w:author="Anthony Lucchese" w:date="2021-02-27T17:29:00Z">
              <w:rPr>
                <w:rFonts w:ascii="Times New Roman" w:hAnsi="Times New Roman" w:cs="Times New Roman"/>
                <w:sz w:val="24"/>
                <w:szCs w:val="24"/>
              </w:rPr>
            </w:rPrChange>
          </w:rPr>
          <w:delText>On the first da</w:delText>
        </w:r>
        <w:r w:rsidR="00D77BBC" w:rsidRPr="00D10C83" w:rsidDel="00BF691A">
          <w:rPr>
            <w:rFonts w:ascii="Times New Roman" w:hAnsi="Times New Roman" w:cs="Times New Roman"/>
            <w:sz w:val="24"/>
            <w:szCs w:val="24"/>
            <w:rPrChange w:id="57" w:author="Anthony Lucchese" w:date="2021-02-27T17:29:00Z">
              <w:rPr>
                <w:rFonts w:ascii="Times New Roman" w:hAnsi="Times New Roman" w:cs="Times New Roman"/>
                <w:sz w:val="24"/>
                <w:szCs w:val="24"/>
              </w:rPr>
            </w:rPrChange>
          </w:rPr>
          <w:delText xml:space="preserve">y, stuff will go wrong, and </w:delText>
        </w:r>
        <w:commentRangeStart w:id="58"/>
        <w:r w:rsidR="00D77BBC" w:rsidRPr="00D10C83" w:rsidDel="00BF691A">
          <w:rPr>
            <w:rFonts w:ascii="Times New Roman" w:hAnsi="Times New Roman" w:cs="Times New Roman"/>
            <w:sz w:val="24"/>
            <w:szCs w:val="24"/>
            <w:rPrChange w:id="59" w:author="Anthony Lucchese" w:date="2021-02-27T17:29:00Z">
              <w:rPr>
                <w:rFonts w:ascii="Times New Roman" w:hAnsi="Times New Roman" w:cs="Times New Roman"/>
                <w:sz w:val="24"/>
                <w:szCs w:val="24"/>
              </w:rPr>
            </w:rPrChange>
          </w:rPr>
          <w:delText>you</w:delText>
        </w:r>
        <w:commentRangeEnd w:id="58"/>
        <w:r w:rsidR="007F6AD0" w:rsidRPr="00D10C83" w:rsidDel="00BF691A">
          <w:rPr>
            <w:rStyle w:val="CommentReference"/>
            <w:rFonts w:ascii="Times New Roman" w:hAnsi="Times New Roman" w:cs="Times New Roman"/>
            <w:sz w:val="24"/>
            <w:szCs w:val="24"/>
            <w:rPrChange w:id="60" w:author="Anthony Lucchese" w:date="2021-02-27T17:29:00Z">
              <w:rPr>
                <w:rStyle w:val="CommentReference"/>
              </w:rPr>
            </w:rPrChange>
          </w:rPr>
          <w:commentReference w:id="58"/>
        </w:r>
        <w:r w:rsidR="00D77BBC" w:rsidRPr="00D10C83" w:rsidDel="00BF691A">
          <w:rPr>
            <w:rFonts w:ascii="Times New Roman" w:hAnsi="Times New Roman" w:cs="Times New Roman"/>
            <w:sz w:val="24"/>
            <w:szCs w:val="24"/>
            <w:rPrChange w:id="61" w:author="Anthony Lucchese" w:date="2021-02-27T17:29:00Z">
              <w:rPr>
                <w:rFonts w:ascii="Times New Roman" w:hAnsi="Times New Roman" w:cs="Times New Roman"/>
                <w:sz w:val="24"/>
                <w:szCs w:val="24"/>
              </w:rPr>
            </w:rPrChange>
          </w:rPr>
          <w:delText xml:space="preserve"> will get confused fast. </w:delText>
        </w:r>
      </w:del>
      <w:r w:rsidR="00D77BBC" w:rsidRPr="00D10C83">
        <w:rPr>
          <w:rFonts w:ascii="Times New Roman" w:hAnsi="Times New Roman" w:cs="Times New Roman"/>
          <w:sz w:val="24"/>
          <w:szCs w:val="24"/>
          <w:rPrChange w:id="62" w:author="Anthony Lucchese" w:date="2021-02-27T17:29:00Z">
            <w:rPr>
              <w:rFonts w:ascii="Times New Roman" w:hAnsi="Times New Roman" w:cs="Times New Roman"/>
              <w:sz w:val="24"/>
              <w:szCs w:val="24"/>
            </w:rPr>
          </w:rPrChange>
        </w:rPr>
        <w:t>Learn</w:t>
      </w:r>
      <w:proofErr w:type="spellEnd"/>
      <w:r w:rsidR="00D77BBC" w:rsidRPr="00D10C83">
        <w:rPr>
          <w:rFonts w:ascii="Times New Roman" w:hAnsi="Times New Roman" w:cs="Times New Roman"/>
          <w:sz w:val="24"/>
          <w:szCs w:val="24"/>
          <w:rPrChange w:id="63" w:author="Anthony Lucchese" w:date="2021-02-27T17:29:00Z">
            <w:rPr>
              <w:rFonts w:ascii="Times New Roman" w:hAnsi="Times New Roman" w:cs="Times New Roman"/>
              <w:sz w:val="24"/>
              <w:szCs w:val="24"/>
            </w:rPr>
          </w:rPrChange>
        </w:rPr>
        <w:t xml:space="preserve"> how to get help from other people at work, and </w:t>
      </w:r>
      <w:r w:rsidR="009E72A4" w:rsidRPr="00D10C83">
        <w:rPr>
          <w:rFonts w:ascii="Times New Roman" w:hAnsi="Times New Roman" w:cs="Times New Roman"/>
          <w:sz w:val="24"/>
          <w:szCs w:val="24"/>
          <w:rPrChange w:id="64" w:author="Anthony Lucchese" w:date="2021-02-27T17:29:00Z">
            <w:rPr>
              <w:rFonts w:ascii="Times New Roman" w:hAnsi="Times New Roman" w:cs="Times New Roman"/>
              <w:sz w:val="24"/>
              <w:szCs w:val="24"/>
            </w:rPr>
          </w:rPrChange>
        </w:rPr>
        <w:t>do not</w:t>
      </w:r>
      <w:r w:rsidR="00D77BBC" w:rsidRPr="00D10C83">
        <w:rPr>
          <w:rFonts w:ascii="Times New Roman" w:hAnsi="Times New Roman" w:cs="Times New Roman"/>
          <w:sz w:val="24"/>
          <w:szCs w:val="24"/>
          <w:rPrChange w:id="65" w:author="Anthony Lucchese" w:date="2021-02-27T17:29:00Z">
            <w:rPr>
              <w:rFonts w:ascii="Times New Roman" w:hAnsi="Times New Roman" w:cs="Times New Roman"/>
              <w:sz w:val="24"/>
              <w:szCs w:val="24"/>
            </w:rPr>
          </w:rPrChange>
        </w:rPr>
        <w:t xml:space="preserve"> be shy to</w:t>
      </w:r>
      <w:r w:rsidR="009E72A4" w:rsidRPr="00D10C83">
        <w:rPr>
          <w:rFonts w:ascii="Times New Roman" w:hAnsi="Times New Roman" w:cs="Times New Roman"/>
          <w:sz w:val="24"/>
          <w:szCs w:val="24"/>
          <w:rPrChange w:id="66" w:author="Anthony Lucchese" w:date="2021-02-27T17:29:00Z">
            <w:rPr>
              <w:rFonts w:ascii="Times New Roman" w:hAnsi="Times New Roman" w:cs="Times New Roman"/>
              <w:sz w:val="24"/>
              <w:szCs w:val="24"/>
            </w:rPr>
          </w:rPrChange>
        </w:rPr>
        <w:t xml:space="preserve"> ask. The presenters talked about a theoretical </w:t>
      </w:r>
      <w:ins w:id="67" w:author="Anthony Lucchese" w:date="2021-02-27T17:32:00Z">
        <w:r w:rsidR="00BF691A">
          <w:rPr>
            <w:rFonts w:ascii="Times New Roman" w:hAnsi="Times New Roman" w:cs="Times New Roman"/>
            <w:sz w:val="24"/>
            <w:szCs w:val="24"/>
          </w:rPr>
          <w:t>“</w:t>
        </w:r>
      </w:ins>
      <w:commentRangeStart w:id="68"/>
      <w:del w:id="69" w:author="Anthony Lucchese" w:date="2021-02-27T17:32:00Z">
        <w:r w:rsidR="009E72A4" w:rsidRPr="00D10C83" w:rsidDel="00BF691A">
          <w:rPr>
            <w:rFonts w:ascii="Times New Roman" w:hAnsi="Times New Roman" w:cs="Times New Roman"/>
            <w:sz w:val="24"/>
            <w:szCs w:val="24"/>
            <w:rPrChange w:id="70" w:author="Anthony Lucchese" w:date="2021-02-27T17:29:00Z">
              <w:rPr>
                <w:rFonts w:ascii="Times New Roman" w:hAnsi="Times New Roman" w:cs="Times New Roman"/>
                <w:sz w:val="24"/>
                <w:szCs w:val="24"/>
              </w:rPr>
            </w:rPrChange>
          </w:rPr>
          <w:delText>‘</w:delText>
        </w:r>
      </w:del>
      <w:r w:rsidR="009E72A4" w:rsidRPr="00D10C83">
        <w:rPr>
          <w:rFonts w:ascii="Times New Roman" w:hAnsi="Times New Roman" w:cs="Times New Roman"/>
          <w:sz w:val="24"/>
          <w:szCs w:val="24"/>
          <w:rPrChange w:id="71" w:author="Anthony Lucchese" w:date="2021-02-27T17:29:00Z">
            <w:rPr>
              <w:rFonts w:ascii="Times New Roman" w:hAnsi="Times New Roman" w:cs="Times New Roman"/>
              <w:sz w:val="24"/>
              <w:szCs w:val="24"/>
            </w:rPr>
          </w:rPrChange>
        </w:rPr>
        <w:t>T shaped engineer</w:t>
      </w:r>
      <w:ins w:id="72" w:author="Joshua S. Vituszynski" w:date="2021-02-25T22:55:00Z">
        <w:r w:rsidR="007F6AD0" w:rsidRPr="00D10C83">
          <w:rPr>
            <w:rFonts w:ascii="Times New Roman" w:hAnsi="Times New Roman" w:cs="Times New Roman"/>
            <w:sz w:val="24"/>
            <w:szCs w:val="24"/>
            <w:rPrChange w:id="73" w:author="Anthony Lucchese" w:date="2021-02-27T17:29:00Z">
              <w:rPr>
                <w:rFonts w:ascii="Times New Roman" w:hAnsi="Times New Roman" w:cs="Times New Roman"/>
                <w:sz w:val="24"/>
                <w:szCs w:val="24"/>
              </w:rPr>
            </w:rPrChange>
          </w:rPr>
          <w:t>,</w:t>
        </w:r>
      </w:ins>
      <w:ins w:id="74" w:author="Anthony Lucchese" w:date="2021-02-27T17:32:00Z">
        <w:r w:rsidR="00BF691A">
          <w:rPr>
            <w:rFonts w:ascii="Times New Roman" w:hAnsi="Times New Roman" w:cs="Times New Roman"/>
            <w:sz w:val="24"/>
            <w:szCs w:val="24"/>
          </w:rPr>
          <w:t>”</w:t>
        </w:r>
      </w:ins>
      <w:del w:id="75" w:author="Anthony Lucchese" w:date="2021-02-27T17:32:00Z">
        <w:r w:rsidR="009E72A4" w:rsidRPr="00D10C83" w:rsidDel="00BF691A">
          <w:rPr>
            <w:rFonts w:ascii="Times New Roman" w:hAnsi="Times New Roman" w:cs="Times New Roman"/>
            <w:sz w:val="24"/>
            <w:szCs w:val="24"/>
            <w:rPrChange w:id="76" w:author="Anthony Lucchese" w:date="2021-02-27T17:29:00Z">
              <w:rPr>
                <w:rFonts w:ascii="Times New Roman" w:hAnsi="Times New Roman" w:cs="Times New Roman"/>
                <w:sz w:val="24"/>
                <w:szCs w:val="24"/>
              </w:rPr>
            </w:rPrChange>
          </w:rPr>
          <w:delText>’</w:delText>
        </w:r>
      </w:del>
      <w:r w:rsidR="009E72A4" w:rsidRPr="00D10C83">
        <w:rPr>
          <w:rFonts w:ascii="Times New Roman" w:hAnsi="Times New Roman" w:cs="Times New Roman"/>
          <w:sz w:val="24"/>
          <w:szCs w:val="24"/>
          <w:rPrChange w:id="77" w:author="Anthony Lucchese" w:date="2021-02-27T17:29:00Z">
            <w:rPr>
              <w:rFonts w:ascii="Times New Roman" w:hAnsi="Times New Roman" w:cs="Times New Roman"/>
              <w:sz w:val="24"/>
              <w:szCs w:val="24"/>
            </w:rPr>
          </w:rPrChange>
        </w:rPr>
        <w:t xml:space="preserve"> </w:t>
      </w:r>
      <w:commentRangeEnd w:id="68"/>
      <w:r w:rsidR="007F6AD0" w:rsidRPr="00D10C83">
        <w:rPr>
          <w:rStyle w:val="CommentReference"/>
          <w:rFonts w:ascii="Times New Roman" w:hAnsi="Times New Roman" w:cs="Times New Roman"/>
          <w:sz w:val="24"/>
          <w:szCs w:val="24"/>
          <w:rPrChange w:id="78" w:author="Anthony Lucchese" w:date="2021-02-27T17:29:00Z">
            <w:rPr>
              <w:rStyle w:val="CommentReference"/>
            </w:rPr>
          </w:rPrChange>
        </w:rPr>
        <w:commentReference w:id="68"/>
      </w:r>
      <w:r w:rsidR="009E72A4" w:rsidRPr="00D10C83">
        <w:rPr>
          <w:rFonts w:ascii="Times New Roman" w:hAnsi="Times New Roman" w:cs="Times New Roman"/>
          <w:sz w:val="24"/>
          <w:szCs w:val="24"/>
          <w:rPrChange w:id="79" w:author="Anthony Lucchese" w:date="2021-02-27T17:29:00Z">
            <w:rPr>
              <w:rFonts w:ascii="Times New Roman" w:hAnsi="Times New Roman" w:cs="Times New Roman"/>
              <w:sz w:val="24"/>
              <w:szCs w:val="24"/>
            </w:rPr>
          </w:rPrChange>
        </w:rPr>
        <w:t>a</w:t>
      </w:r>
      <w:ins w:id="80" w:author="Joshua S. Vituszynski" w:date="2021-02-25T22:55:00Z">
        <w:r w:rsidR="007F6AD0" w:rsidRPr="00D10C83">
          <w:rPr>
            <w:rFonts w:ascii="Times New Roman" w:hAnsi="Times New Roman" w:cs="Times New Roman"/>
            <w:sz w:val="24"/>
            <w:szCs w:val="24"/>
            <w:rPrChange w:id="81" w:author="Anthony Lucchese" w:date="2021-02-27T17:29:00Z">
              <w:rPr>
                <w:rFonts w:ascii="Times New Roman" w:hAnsi="Times New Roman" w:cs="Times New Roman"/>
                <w:sz w:val="24"/>
                <w:szCs w:val="24"/>
              </w:rPr>
            </w:rPrChange>
          </w:rPr>
          <w:t>n</w:t>
        </w:r>
      </w:ins>
      <w:r w:rsidR="009E72A4" w:rsidRPr="00D10C83">
        <w:rPr>
          <w:rFonts w:ascii="Times New Roman" w:hAnsi="Times New Roman" w:cs="Times New Roman"/>
          <w:sz w:val="24"/>
          <w:szCs w:val="24"/>
          <w:rPrChange w:id="82" w:author="Anthony Lucchese" w:date="2021-02-27T17:29:00Z">
            <w:rPr>
              <w:rFonts w:ascii="Times New Roman" w:hAnsi="Times New Roman" w:cs="Times New Roman"/>
              <w:sz w:val="24"/>
              <w:szCs w:val="24"/>
            </w:rPr>
          </w:rPrChange>
        </w:rPr>
        <w:t xml:space="preserve"> analogy for wanting to grow your skills up, by learning new ideas and tricks, </w:t>
      </w:r>
      <w:proofErr w:type="gramStart"/>
      <w:r w:rsidR="009E72A4" w:rsidRPr="00D10C83">
        <w:rPr>
          <w:rFonts w:ascii="Times New Roman" w:hAnsi="Times New Roman" w:cs="Times New Roman"/>
          <w:sz w:val="24"/>
          <w:szCs w:val="24"/>
          <w:rPrChange w:id="83" w:author="Anthony Lucchese" w:date="2021-02-27T17:29:00Z">
            <w:rPr>
              <w:rFonts w:ascii="Times New Roman" w:hAnsi="Times New Roman" w:cs="Times New Roman"/>
              <w:sz w:val="24"/>
              <w:szCs w:val="24"/>
            </w:rPr>
          </w:rPrChange>
        </w:rPr>
        <w:t>and also</w:t>
      </w:r>
      <w:proofErr w:type="gramEnd"/>
      <w:r w:rsidR="009E72A4" w:rsidRPr="00D10C83">
        <w:rPr>
          <w:rFonts w:ascii="Times New Roman" w:hAnsi="Times New Roman" w:cs="Times New Roman"/>
          <w:sz w:val="24"/>
          <w:szCs w:val="24"/>
          <w:rPrChange w:id="84" w:author="Anthony Lucchese" w:date="2021-02-27T17:29:00Z">
            <w:rPr>
              <w:rFonts w:ascii="Times New Roman" w:hAnsi="Times New Roman" w:cs="Times New Roman"/>
              <w:sz w:val="24"/>
              <w:szCs w:val="24"/>
            </w:rPr>
          </w:rPrChange>
        </w:rPr>
        <w:t xml:space="preserve"> laterally, by helping other people learn those tips and tricks. Helping other people could be touch occasionally, depending on your team. Some teams are very quiet and </w:t>
      </w:r>
      <w:r w:rsidR="00887368" w:rsidRPr="00D10C83">
        <w:rPr>
          <w:rFonts w:ascii="Times New Roman" w:hAnsi="Times New Roman" w:cs="Times New Roman"/>
          <w:sz w:val="24"/>
          <w:szCs w:val="24"/>
          <w:rPrChange w:id="85" w:author="Anthony Lucchese" w:date="2021-02-27T17:29:00Z">
            <w:rPr>
              <w:rFonts w:ascii="Times New Roman" w:hAnsi="Times New Roman" w:cs="Times New Roman"/>
              <w:sz w:val="24"/>
              <w:szCs w:val="24"/>
            </w:rPr>
          </w:rPrChange>
        </w:rPr>
        <w:t>do not</w:t>
      </w:r>
      <w:r w:rsidR="009E72A4" w:rsidRPr="00D10C83">
        <w:rPr>
          <w:rFonts w:ascii="Times New Roman" w:hAnsi="Times New Roman" w:cs="Times New Roman"/>
          <w:sz w:val="24"/>
          <w:szCs w:val="24"/>
          <w:rPrChange w:id="86" w:author="Anthony Lucchese" w:date="2021-02-27T17:29:00Z">
            <w:rPr>
              <w:rFonts w:ascii="Times New Roman" w:hAnsi="Times New Roman" w:cs="Times New Roman"/>
              <w:sz w:val="24"/>
              <w:szCs w:val="24"/>
            </w:rPr>
          </w:rPrChange>
        </w:rPr>
        <w:t xml:space="preserve"> reach out for help, but others are enthusiastic to </w:t>
      </w:r>
      <w:r w:rsidR="00887368" w:rsidRPr="00D10C83">
        <w:rPr>
          <w:rFonts w:ascii="Times New Roman" w:hAnsi="Times New Roman" w:cs="Times New Roman"/>
          <w:sz w:val="24"/>
          <w:szCs w:val="24"/>
          <w:rPrChange w:id="87" w:author="Anthony Lucchese" w:date="2021-02-27T17:29:00Z">
            <w:rPr>
              <w:rFonts w:ascii="Times New Roman" w:hAnsi="Times New Roman" w:cs="Times New Roman"/>
              <w:sz w:val="24"/>
              <w:szCs w:val="24"/>
            </w:rPr>
          </w:rPrChange>
        </w:rPr>
        <w:t>help</w:t>
      </w:r>
      <w:r w:rsidR="009E72A4" w:rsidRPr="00D10C83">
        <w:rPr>
          <w:rFonts w:ascii="Times New Roman" w:hAnsi="Times New Roman" w:cs="Times New Roman"/>
          <w:sz w:val="24"/>
          <w:szCs w:val="24"/>
          <w:rPrChange w:id="88" w:author="Anthony Lucchese" w:date="2021-02-27T17:29:00Z">
            <w:rPr>
              <w:rFonts w:ascii="Times New Roman" w:hAnsi="Times New Roman" w:cs="Times New Roman"/>
              <w:sz w:val="24"/>
              <w:szCs w:val="24"/>
            </w:rPr>
          </w:rPrChange>
        </w:rPr>
        <w:t xml:space="preserve"> anytime. A</w:t>
      </w:r>
      <w:r w:rsidR="00887368" w:rsidRPr="00D10C83">
        <w:rPr>
          <w:rFonts w:ascii="Times New Roman" w:hAnsi="Times New Roman" w:cs="Times New Roman"/>
          <w:sz w:val="24"/>
          <w:szCs w:val="24"/>
          <w:rPrChange w:id="89" w:author="Anthony Lucchese" w:date="2021-02-27T17:29:00Z">
            <w:rPr>
              <w:rFonts w:ascii="Times New Roman" w:hAnsi="Times New Roman" w:cs="Times New Roman"/>
              <w:sz w:val="24"/>
              <w:szCs w:val="24"/>
            </w:rPr>
          </w:rPrChange>
        </w:rPr>
        <w:t xml:space="preserve">n important utility to know is to learn how to learn, </w:t>
      </w:r>
      <w:ins w:id="90" w:author="Anthony Lucchese" w:date="2021-02-27T17:35:00Z">
        <w:r w:rsidR="00BF691A">
          <w:t>Since computer science professionals should expect to learn new ideas at each job</w:t>
        </w:r>
        <w:r w:rsidR="00BF691A" w:rsidRPr="00D10C83" w:rsidDel="00BF691A">
          <w:rPr>
            <w:rFonts w:ascii="Times New Roman" w:hAnsi="Times New Roman" w:cs="Times New Roman"/>
            <w:sz w:val="24"/>
            <w:szCs w:val="24"/>
            <w:rPrChange w:id="91" w:author="Anthony Lucchese" w:date="2021-02-27T17:29:00Z">
              <w:rPr>
                <w:rFonts w:ascii="Times New Roman" w:hAnsi="Times New Roman" w:cs="Times New Roman"/>
                <w:sz w:val="24"/>
                <w:szCs w:val="24"/>
              </w:rPr>
            </w:rPrChange>
          </w:rPr>
          <w:t xml:space="preserve"> </w:t>
        </w:r>
      </w:ins>
      <w:commentRangeStart w:id="92"/>
      <w:del w:id="93" w:author="Anthony Lucchese" w:date="2021-02-27T17:35:00Z">
        <w:r w:rsidR="00887368" w:rsidRPr="00D10C83" w:rsidDel="00BF691A">
          <w:rPr>
            <w:rFonts w:ascii="Times New Roman" w:hAnsi="Times New Roman" w:cs="Times New Roman"/>
            <w:sz w:val="24"/>
            <w:szCs w:val="24"/>
            <w:rPrChange w:id="94" w:author="Anthony Lucchese" w:date="2021-02-27T17:29:00Z">
              <w:rPr>
                <w:rFonts w:ascii="Times New Roman" w:hAnsi="Times New Roman" w:cs="Times New Roman"/>
                <w:sz w:val="24"/>
                <w:szCs w:val="24"/>
              </w:rPr>
            </w:rPrChange>
          </w:rPr>
          <w:delText>meaning you will be learning new ideas at each</w:delText>
        </w:r>
      </w:del>
      <w:ins w:id="95" w:author="Anthony Lucchese" w:date="2021-02-27T17:38:00Z">
        <w:r w:rsidR="00BF691A">
          <w:rPr>
            <w:rFonts w:ascii="Times New Roman" w:hAnsi="Times New Roman" w:cs="Times New Roman"/>
            <w:sz w:val="24"/>
            <w:szCs w:val="24"/>
          </w:rPr>
          <w:t>.</w:t>
        </w:r>
      </w:ins>
      <w:del w:id="96" w:author="Anthony Lucchese" w:date="2021-02-27T17:35:00Z">
        <w:r w:rsidR="00887368" w:rsidRPr="00D10C83" w:rsidDel="00BF691A">
          <w:rPr>
            <w:rFonts w:ascii="Times New Roman" w:hAnsi="Times New Roman" w:cs="Times New Roman"/>
            <w:sz w:val="24"/>
            <w:szCs w:val="24"/>
            <w:rPrChange w:id="97" w:author="Anthony Lucchese" w:date="2021-02-27T17:29:00Z">
              <w:rPr>
                <w:rFonts w:ascii="Times New Roman" w:hAnsi="Times New Roman" w:cs="Times New Roman"/>
                <w:sz w:val="24"/>
                <w:szCs w:val="24"/>
              </w:rPr>
            </w:rPrChange>
          </w:rPr>
          <w:delText xml:space="preserve"> job</w:delText>
        </w:r>
      </w:del>
      <w:del w:id="98" w:author="Anthony Lucchese" w:date="2021-02-27T17:38:00Z">
        <w:r w:rsidR="00887368" w:rsidRPr="00D10C83" w:rsidDel="00BF691A">
          <w:rPr>
            <w:rFonts w:ascii="Times New Roman" w:hAnsi="Times New Roman" w:cs="Times New Roman"/>
            <w:sz w:val="24"/>
            <w:szCs w:val="24"/>
            <w:rPrChange w:id="99" w:author="Anthony Lucchese" w:date="2021-02-27T17:29:00Z">
              <w:rPr>
                <w:rFonts w:ascii="Times New Roman" w:hAnsi="Times New Roman" w:cs="Times New Roman"/>
                <w:sz w:val="24"/>
                <w:szCs w:val="24"/>
              </w:rPr>
            </w:rPrChange>
          </w:rPr>
          <w:delText>,</w:delText>
        </w:r>
        <w:commentRangeEnd w:id="92"/>
        <w:r w:rsidR="007F6AD0" w:rsidRPr="00D10C83" w:rsidDel="00BF691A">
          <w:rPr>
            <w:rStyle w:val="CommentReference"/>
            <w:rFonts w:ascii="Times New Roman" w:hAnsi="Times New Roman" w:cs="Times New Roman"/>
            <w:sz w:val="24"/>
            <w:szCs w:val="24"/>
            <w:rPrChange w:id="100" w:author="Anthony Lucchese" w:date="2021-02-27T17:29:00Z">
              <w:rPr>
                <w:rStyle w:val="CommentReference"/>
              </w:rPr>
            </w:rPrChange>
          </w:rPr>
          <w:commentReference w:id="92"/>
        </w:r>
        <w:r w:rsidR="00887368" w:rsidRPr="00D10C83" w:rsidDel="00BF691A">
          <w:rPr>
            <w:rFonts w:ascii="Times New Roman" w:hAnsi="Times New Roman" w:cs="Times New Roman"/>
            <w:sz w:val="24"/>
            <w:szCs w:val="24"/>
            <w:rPrChange w:id="101" w:author="Anthony Lucchese" w:date="2021-02-27T17:29:00Z">
              <w:rPr>
                <w:rFonts w:ascii="Times New Roman" w:hAnsi="Times New Roman" w:cs="Times New Roman"/>
                <w:sz w:val="24"/>
                <w:szCs w:val="24"/>
              </w:rPr>
            </w:rPrChange>
          </w:rPr>
          <w:delText xml:space="preserve"> </w:delText>
        </w:r>
        <w:commentRangeStart w:id="102"/>
        <w:r w:rsidR="00887368" w:rsidRPr="00D10C83" w:rsidDel="00BF691A">
          <w:rPr>
            <w:rFonts w:ascii="Times New Roman" w:hAnsi="Times New Roman" w:cs="Times New Roman"/>
            <w:sz w:val="24"/>
            <w:szCs w:val="24"/>
            <w:rPrChange w:id="103" w:author="Anthony Lucchese" w:date="2021-02-27T17:29:00Z">
              <w:rPr>
                <w:rFonts w:ascii="Times New Roman" w:hAnsi="Times New Roman" w:cs="Times New Roman"/>
                <w:sz w:val="24"/>
                <w:szCs w:val="24"/>
              </w:rPr>
            </w:rPrChange>
          </w:rPr>
          <w:delText>and it is imperative to know how to learn, and a good work ethic</w:delText>
        </w:r>
        <w:commentRangeEnd w:id="102"/>
        <w:r w:rsidR="007F6AD0" w:rsidRPr="00D10C83" w:rsidDel="00BF691A">
          <w:rPr>
            <w:rStyle w:val="CommentReference"/>
            <w:rFonts w:ascii="Times New Roman" w:hAnsi="Times New Roman" w:cs="Times New Roman"/>
            <w:sz w:val="24"/>
            <w:szCs w:val="24"/>
            <w:rPrChange w:id="104" w:author="Anthony Lucchese" w:date="2021-02-27T17:29:00Z">
              <w:rPr>
                <w:rStyle w:val="CommentReference"/>
              </w:rPr>
            </w:rPrChange>
          </w:rPr>
          <w:commentReference w:id="102"/>
        </w:r>
        <w:r w:rsidR="00887368" w:rsidRPr="00D10C83" w:rsidDel="00BF691A">
          <w:rPr>
            <w:rFonts w:ascii="Times New Roman" w:hAnsi="Times New Roman" w:cs="Times New Roman"/>
            <w:sz w:val="24"/>
            <w:szCs w:val="24"/>
            <w:rPrChange w:id="105" w:author="Anthony Lucchese" w:date="2021-02-27T17:29:00Z">
              <w:rPr>
                <w:rFonts w:ascii="Times New Roman" w:hAnsi="Times New Roman" w:cs="Times New Roman"/>
                <w:sz w:val="24"/>
                <w:szCs w:val="24"/>
              </w:rPr>
            </w:rPrChange>
          </w:rPr>
          <w:delText xml:space="preserve">. </w:delText>
        </w:r>
      </w:del>
    </w:p>
    <w:p w14:paraId="13559D5A" w14:textId="2F6C9EA4" w:rsidR="007F6AD0" w:rsidRPr="00D10C83" w:rsidRDefault="00887368" w:rsidP="007F6AD0">
      <w:pPr>
        <w:spacing w:line="480" w:lineRule="auto"/>
        <w:ind w:firstLine="720"/>
        <w:rPr>
          <w:ins w:id="106" w:author="Joshua S. Vituszynski" w:date="2021-02-25T23:06:00Z"/>
          <w:rFonts w:ascii="Times New Roman" w:hAnsi="Times New Roman" w:cs="Times New Roman"/>
          <w:sz w:val="24"/>
          <w:szCs w:val="24"/>
          <w:rPrChange w:id="107" w:author="Anthony Lucchese" w:date="2021-02-27T17:29:00Z">
            <w:rPr>
              <w:ins w:id="108" w:author="Joshua S. Vituszynski" w:date="2021-02-25T23:06:00Z"/>
              <w:rFonts w:ascii="Times New Roman" w:hAnsi="Times New Roman" w:cs="Times New Roman"/>
              <w:sz w:val="24"/>
              <w:szCs w:val="24"/>
            </w:rPr>
          </w:rPrChange>
        </w:rPr>
      </w:pPr>
      <w:commentRangeStart w:id="109"/>
      <w:r w:rsidRPr="00D10C83">
        <w:rPr>
          <w:rFonts w:ascii="Times New Roman" w:hAnsi="Times New Roman" w:cs="Times New Roman"/>
          <w:sz w:val="24"/>
          <w:szCs w:val="24"/>
          <w:rPrChange w:id="110" w:author="Anthony Lucchese" w:date="2021-02-27T17:29:00Z">
            <w:rPr>
              <w:rFonts w:ascii="Times New Roman" w:hAnsi="Times New Roman" w:cs="Times New Roman"/>
              <w:sz w:val="24"/>
              <w:szCs w:val="24"/>
            </w:rPr>
          </w:rPrChange>
        </w:rPr>
        <w:t>The</w:t>
      </w:r>
      <w:commentRangeEnd w:id="109"/>
      <w:r w:rsidR="007F6AD0" w:rsidRPr="00D10C83">
        <w:rPr>
          <w:rStyle w:val="CommentReference"/>
          <w:rFonts w:ascii="Times New Roman" w:hAnsi="Times New Roman" w:cs="Times New Roman"/>
          <w:sz w:val="24"/>
          <w:szCs w:val="24"/>
          <w:rPrChange w:id="111" w:author="Anthony Lucchese" w:date="2021-02-27T17:29:00Z">
            <w:rPr>
              <w:rStyle w:val="CommentReference"/>
            </w:rPr>
          </w:rPrChange>
        </w:rPr>
        <w:commentReference w:id="109"/>
      </w:r>
      <w:r w:rsidRPr="00D10C83">
        <w:rPr>
          <w:rFonts w:ascii="Times New Roman" w:hAnsi="Times New Roman" w:cs="Times New Roman"/>
          <w:sz w:val="24"/>
          <w:szCs w:val="24"/>
          <w:rPrChange w:id="112" w:author="Anthony Lucchese" w:date="2021-02-27T17:29:00Z">
            <w:rPr>
              <w:rFonts w:ascii="Times New Roman" w:hAnsi="Times New Roman" w:cs="Times New Roman"/>
              <w:sz w:val="24"/>
              <w:szCs w:val="24"/>
            </w:rPr>
          </w:rPrChange>
        </w:rPr>
        <w:t xml:space="preserve"> development process at companies falls under two processes: Waterfall and Agile. Waterfall development process works by developing the application and when it is finished, the </w:t>
      </w:r>
      <w:r w:rsidRPr="00D10C83">
        <w:rPr>
          <w:rFonts w:ascii="Times New Roman" w:hAnsi="Times New Roman" w:cs="Times New Roman"/>
          <w:sz w:val="24"/>
          <w:szCs w:val="24"/>
          <w:rPrChange w:id="113" w:author="Anthony Lucchese" w:date="2021-02-27T17:29:00Z">
            <w:rPr>
              <w:rFonts w:ascii="Times New Roman" w:hAnsi="Times New Roman" w:cs="Times New Roman"/>
              <w:sz w:val="24"/>
              <w:szCs w:val="24"/>
            </w:rPr>
          </w:rPrChange>
        </w:rPr>
        <w:lastRenderedPageBreak/>
        <w:t>app is tested</w:t>
      </w:r>
      <w:del w:id="114" w:author="Joshua S. Vituszynski" w:date="2021-02-25T22:57:00Z">
        <w:r w:rsidRPr="00D10C83" w:rsidDel="007F6AD0">
          <w:rPr>
            <w:rFonts w:ascii="Times New Roman" w:hAnsi="Times New Roman" w:cs="Times New Roman"/>
            <w:sz w:val="24"/>
            <w:szCs w:val="24"/>
            <w:rPrChange w:id="115" w:author="Anthony Lucchese" w:date="2021-02-27T17:29:00Z">
              <w:rPr>
                <w:rFonts w:ascii="Times New Roman" w:hAnsi="Times New Roman" w:cs="Times New Roman"/>
                <w:sz w:val="24"/>
                <w:szCs w:val="24"/>
              </w:rPr>
            </w:rPrChange>
          </w:rPr>
          <w:delText xml:space="preserve"> on</w:delText>
        </w:r>
      </w:del>
      <w:r w:rsidRPr="00D10C83">
        <w:rPr>
          <w:rFonts w:ascii="Times New Roman" w:hAnsi="Times New Roman" w:cs="Times New Roman"/>
          <w:sz w:val="24"/>
          <w:szCs w:val="24"/>
          <w:rPrChange w:id="116" w:author="Anthony Lucchese" w:date="2021-02-27T17:29:00Z">
            <w:rPr>
              <w:rFonts w:ascii="Times New Roman" w:hAnsi="Times New Roman" w:cs="Times New Roman"/>
              <w:sz w:val="24"/>
              <w:szCs w:val="24"/>
            </w:rPr>
          </w:rPrChange>
        </w:rPr>
        <w:t xml:space="preserve">, </w:t>
      </w:r>
      <w:ins w:id="117" w:author="Joshua S. Vituszynski" w:date="2021-02-25T22:57:00Z">
        <w:r w:rsidR="007F6AD0" w:rsidRPr="00D10C83">
          <w:rPr>
            <w:rFonts w:ascii="Times New Roman" w:hAnsi="Times New Roman" w:cs="Times New Roman"/>
            <w:sz w:val="24"/>
            <w:szCs w:val="24"/>
            <w:rPrChange w:id="118" w:author="Anthony Lucchese" w:date="2021-02-27T17:29:00Z">
              <w:rPr>
                <w:rFonts w:ascii="Times New Roman" w:hAnsi="Times New Roman" w:cs="Times New Roman"/>
                <w:sz w:val="24"/>
                <w:szCs w:val="24"/>
              </w:rPr>
            </w:rPrChange>
          </w:rPr>
          <w:t xml:space="preserve">and </w:t>
        </w:r>
      </w:ins>
      <w:r w:rsidRPr="00D10C83">
        <w:rPr>
          <w:rFonts w:ascii="Times New Roman" w:hAnsi="Times New Roman" w:cs="Times New Roman"/>
          <w:sz w:val="24"/>
          <w:szCs w:val="24"/>
          <w:rPrChange w:id="119" w:author="Anthony Lucchese" w:date="2021-02-27T17:29:00Z">
            <w:rPr>
              <w:rFonts w:ascii="Times New Roman" w:hAnsi="Times New Roman" w:cs="Times New Roman"/>
              <w:sz w:val="24"/>
              <w:szCs w:val="24"/>
            </w:rPr>
          </w:rPrChange>
        </w:rPr>
        <w:t>then</w:t>
      </w:r>
      <w:del w:id="120" w:author="Joshua S. Vituszynski" w:date="2021-02-25T22:57:00Z">
        <w:r w:rsidRPr="00D10C83" w:rsidDel="007F6AD0">
          <w:rPr>
            <w:rFonts w:ascii="Times New Roman" w:hAnsi="Times New Roman" w:cs="Times New Roman"/>
            <w:sz w:val="24"/>
            <w:szCs w:val="24"/>
            <w:rPrChange w:id="121" w:author="Anthony Lucchese" w:date="2021-02-27T17:29:00Z">
              <w:rPr>
                <w:rFonts w:ascii="Times New Roman" w:hAnsi="Times New Roman" w:cs="Times New Roman"/>
                <w:sz w:val="24"/>
                <w:szCs w:val="24"/>
              </w:rPr>
            </w:rPrChange>
          </w:rPr>
          <w:delText xml:space="preserve"> is</w:delText>
        </w:r>
      </w:del>
      <w:r w:rsidRPr="00D10C83">
        <w:rPr>
          <w:rFonts w:ascii="Times New Roman" w:hAnsi="Times New Roman" w:cs="Times New Roman"/>
          <w:sz w:val="24"/>
          <w:szCs w:val="24"/>
          <w:rPrChange w:id="122" w:author="Anthony Lucchese" w:date="2021-02-27T17:29:00Z">
            <w:rPr>
              <w:rFonts w:ascii="Times New Roman" w:hAnsi="Times New Roman" w:cs="Times New Roman"/>
              <w:sz w:val="24"/>
              <w:szCs w:val="24"/>
            </w:rPr>
          </w:rPrChange>
        </w:rPr>
        <w:t xml:space="preserve"> shipped to the company</w:t>
      </w:r>
      <w:r w:rsidR="00D7512B" w:rsidRPr="00D10C83">
        <w:rPr>
          <w:rFonts w:ascii="Times New Roman" w:hAnsi="Times New Roman" w:cs="Times New Roman"/>
          <w:sz w:val="24"/>
          <w:szCs w:val="24"/>
          <w:rPrChange w:id="123" w:author="Anthony Lucchese" w:date="2021-02-27T17:29:00Z">
            <w:rPr>
              <w:rFonts w:ascii="Times New Roman" w:hAnsi="Times New Roman" w:cs="Times New Roman"/>
              <w:sz w:val="24"/>
              <w:szCs w:val="24"/>
            </w:rPr>
          </w:rPrChange>
        </w:rPr>
        <w:t xml:space="preserve">. Agile development process is </w:t>
      </w:r>
      <w:ins w:id="124" w:author="Joshua S. Vituszynski" w:date="2021-02-25T22:57:00Z">
        <w:r w:rsidR="007F6AD0" w:rsidRPr="00D10C83">
          <w:rPr>
            <w:rFonts w:ascii="Times New Roman" w:hAnsi="Times New Roman" w:cs="Times New Roman"/>
            <w:sz w:val="24"/>
            <w:szCs w:val="24"/>
            <w:rPrChange w:id="125" w:author="Anthony Lucchese" w:date="2021-02-27T17:29:00Z">
              <w:rPr>
                <w:rFonts w:ascii="Times New Roman" w:hAnsi="Times New Roman" w:cs="Times New Roman"/>
                <w:sz w:val="24"/>
                <w:szCs w:val="24"/>
              </w:rPr>
            </w:rPrChange>
          </w:rPr>
          <w:t xml:space="preserve">a </w:t>
        </w:r>
      </w:ins>
      <w:r w:rsidR="00D7512B" w:rsidRPr="00D10C83">
        <w:rPr>
          <w:rFonts w:ascii="Times New Roman" w:hAnsi="Times New Roman" w:cs="Times New Roman"/>
          <w:sz w:val="24"/>
          <w:szCs w:val="24"/>
          <w:rPrChange w:id="126" w:author="Anthony Lucchese" w:date="2021-02-27T17:29:00Z">
            <w:rPr>
              <w:rFonts w:ascii="Times New Roman" w:hAnsi="Times New Roman" w:cs="Times New Roman"/>
              <w:sz w:val="24"/>
              <w:szCs w:val="24"/>
            </w:rPr>
          </w:rPrChange>
        </w:rPr>
        <w:t xml:space="preserve">means of developing some of the application and testing while other parts are still being created. </w:t>
      </w:r>
      <w:ins w:id="127" w:author="Anthony Lucchese" w:date="2021-02-27T17:39:00Z">
        <w:r w:rsidR="00BF691A">
          <w:t>For example, when computer science professionals build a phone application with the waterfall process, they create the whole app and test it when everything is coded. However, when they build phone applications using the agile method, they create a part of the app and test that even though other parts are still being coded.</w:t>
        </w:r>
      </w:ins>
      <w:ins w:id="128" w:author="Anthony Lucchese" w:date="2021-02-27T17:40:00Z">
        <w:r w:rsidR="00BF691A">
          <w:t xml:space="preserve"> </w:t>
        </w:r>
      </w:ins>
      <w:commentRangeStart w:id="129"/>
      <w:del w:id="130" w:author="Anthony Lucchese" w:date="2021-02-27T17:39:00Z">
        <w:r w:rsidR="00D7512B" w:rsidRPr="00D10C83" w:rsidDel="00BF691A">
          <w:rPr>
            <w:rFonts w:ascii="Times New Roman" w:hAnsi="Times New Roman" w:cs="Times New Roman"/>
            <w:sz w:val="24"/>
            <w:szCs w:val="24"/>
            <w:rPrChange w:id="131" w:author="Anthony Lucchese" w:date="2021-02-27T17:29:00Z">
              <w:rPr>
                <w:rFonts w:ascii="Times New Roman" w:hAnsi="Times New Roman" w:cs="Times New Roman"/>
                <w:sz w:val="24"/>
                <w:szCs w:val="24"/>
              </w:rPr>
            </w:rPrChange>
          </w:rPr>
          <w:delText xml:space="preserve">For example, when building a phone application, with waterfall you create the whole app and test it when everything is coded, compared to agile, where you create a part of the app and test that, while other parts are still being coded, that do not relate to the previously made and tested parts. </w:delText>
        </w:r>
        <w:commentRangeEnd w:id="129"/>
        <w:r w:rsidR="007F6AD0" w:rsidRPr="00D10C83" w:rsidDel="00BF691A">
          <w:rPr>
            <w:rStyle w:val="CommentReference"/>
            <w:rFonts w:ascii="Times New Roman" w:hAnsi="Times New Roman" w:cs="Times New Roman"/>
            <w:sz w:val="24"/>
            <w:szCs w:val="24"/>
            <w:rPrChange w:id="132" w:author="Anthony Lucchese" w:date="2021-02-27T17:29:00Z">
              <w:rPr>
                <w:rStyle w:val="CommentReference"/>
              </w:rPr>
            </w:rPrChange>
          </w:rPr>
          <w:commentReference w:id="129"/>
        </w:r>
      </w:del>
      <w:r w:rsidR="00D7512B" w:rsidRPr="00D10C83">
        <w:rPr>
          <w:rFonts w:ascii="Times New Roman" w:hAnsi="Times New Roman" w:cs="Times New Roman"/>
          <w:sz w:val="24"/>
          <w:szCs w:val="24"/>
          <w:rPrChange w:id="133" w:author="Anthony Lucchese" w:date="2021-02-27T17:29:00Z">
            <w:rPr>
              <w:rFonts w:ascii="Times New Roman" w:hAnsi="Times New Roman" w:cs="Times New Roman"/>
              <w:sz w:val="24"/>
              <w:szCs w:val="24"/>
            </w:rPr>
          </w:rPrChange>
        </w:rPr>
        <w:t>There are some variations to this between company to company, but these two are the main ways how things are done.</w:t>
      </w:r>
    </w:p>
    <w:p w14:paraId="5DE372A1" w14:textId="6566D9E8" w:rsidR="007F6AD0" w:rsidRPr="00D10C83" w:rsidRDefault="00D7512B" w:rsidP="007F6AD0">
      <w:pPr>
        <w:spacing w:line="480" w:lineRule="auto"/>
        <w:ind w:firstLine="720"/>
        <w:rPr>
          <w:ins w:id="134" w:author="Joshua S. Vituszynski" w:date="2021-02-25T23:06:00Z"/>
          <w:rFonts w:ascii="Times New Roman" w:hAnsi="Times New Roman" w:cs="Times New Roman"/>
          <w:sz w:val="24"/>
          <w:szCs w:val="24"/>
          <w:rPrChange w:id="135" w:author="Anthony Lucchese" w:date="2021-02-27T17:29:00Z">
            <w:rPr>
              <w:ins w:id="136" w:author="Joshua S. Vituszynski" w:date="2021-02-25T23:06:00Z"/>
              <w:rFonts w:ascii="Times New Roman" w:hAnsi="Times New Roman" w:cs="Times New Roman"/>
              <w:sz w:val="24"/>
              <w:szCs w:val="24"/>
            </w:rPr>
          </w:rPrChange>
        </w:rPr>
      </w:pPr>
      <w:r w:rsidRPr="00D10C83">
        <w:rPr>
          <w:rFonts w:ascii="Times New Roman" w:hAnsi="Times New Roman" w:cs="Times New Roman"/>
          <w:sz w:val="24"/>
          <w:szCs w:val="24"/>
          <w:rPrChange w:id="137" w:author="Anthony Lucchese" w:date="2021-02-27T17:29:00Z">
            <w:rPr>
              <w:rFonts w:ascii="Times New Roman" w:hAnsi="Times New Roman" w:cs="Times New Roman"/>
              <w:sz w:val="24"/>
              <w:szCs w:val="24"/>
            </w:rPr>
          </w:rPrChange>
        </w:rPr>
        <w:t xml:space="preserve"> </w:t>
      </w:r>
      <w:ins w:id="138" w:author="Anthony Lucchese" w:date="2021-02-27T17:40:00Z">
        <w:r w:rsidR="004965CC">
          <w:t>Legal teams play a crucial role in the programming process since companies deal with major dealers and important information.</w:t>
        </w:r>
      </w:ins>
      <w:commentRangeStart w:id="139"/>
      <w:del w:id="140" w:author="Anthony Lucchese" w:date="2021-02-27T17:40:00Z">
        <w:r w:rsidRPr="00D10C83" w:rsidDel="004965CC">
          <w:rPr>
            <w:rFonts w:ascii="Times New Roman" w:hAnsi="Times New Roman" w:cs="Times New Roman"/>
            <w:sz w:val="24"/>
            <w:szCs w:val="24"/>
            <w:rPrChange w:id="141" w:author="Anthony Lucchese" w:date="2021-02-27T17:29:00Z">
              <w:rPr>
                <w:rFonts w:ascii="Times New Roman" w:hAnsi="Times New Roman" w:cs="Times New Roman"/>
                <w:sz w:val="24"/>
                <w:szCs w:val="24"/>
              </w:rPr>
            </w:rPrChange>
          </w:rPr>
          <w:delText>Companies that deal with major dealers and important information, the legal team is a big part of the programming process</w:delText>
        </w:r>
        <w:commentRangeEnd w:id="139"/>
        <w:r w:rsidR="007F6AD0" w:rsidRPr="00D10C83" w:rsidDel="004965CC">
          <w:rPr>
            <w:rStyle w:val="CommentReference"/>
            <w:rFonts w:ascii="Times New Roman" w:hAnsi="Times New Roman" w:cs="Times New Roman"/>
            <w:sz w:val="24"/>
            <w:szCs w:val="24"/>
            <w:rPrChange w:id="142" w:author="Anthony Lucchese" w:date="2021-02-27T17:29:00Z">
              <w:rPr>
                <w:rStyle w:val="CommentReference"/>
              </w:rPr>
            </w:rPrChange>
          </w:rPr>
          <w:commentReference w:id="139"/>
        </w:r>
      </w:del>
      <w:r w:rsidRPr="00D10C83">
        <w:rPr>
          <w:rFonts w:ascii="Times New Roman" w:hAnsi="Times New Roman" w:cs="Times New Roman"/>
          <w:sz w:val="24"/>
          <w:szCs w:val="24"/>
          <w:rPrChange w:id="143" w:author="Anthony Lucchese" w:date="2021-02-27T17:29:00Z">
            <w:rPr>
              <w:rFonts w:ascii="Times New Roman" w:hAnsi="Times New Roman" w:cs="Times New Roman"/>
              <w:sz w:val="24"/>
              <w:szCs w:val="24"/>
            </w:rPr>
          </w:rPrChange>
        </w:rPr>
        <w:t xml:space="preserve">. When dealing with credit cards, sec compliance with trading, HIPPA, medical information, government contracts, all of these have regulations and limits to what </w:t>
      </w:r>
      <w:commentRangeStart w:id="144"/>
      <w:del w:id="145" w:author="Anthony Lucchese" w:date="2021-02-27T17:40:00Z">
        <w:r w:rsidRPr="00D10C83" w:rsidDel="004965CC">
          <w:rPr>
            <w:rFonts w:ascii="Times New Roman" w:hAnsi="Times New Roman" w:cs="Times New Roman"/>
            <w:sz w:val="24"/>
            <w:szCs w:val="24"/>
            <w:rPrChange w:id="146" w:author="Anthony Lucchese" w:date="2021-02-27T17:29:00Z">
              <w:rPr>
                <w:rFonts w:ascii="Times New Roman" w:hAnsi="Times New Roman" w:cs="Times New Roman"/>
                <w:sz w:val="24"/>
                <w:szCs w:val="24"/>
              </w:rPr>
            </w:rPrChange>
          </w:rPr>
          <w:delText xml:space="preserve">you </w:delText>
        </w:r>
      </w:del>
      <w:commentRangeEnd w:id="144"/>
      <w:ins w:id="147" w:author="Anthony Lucchese" w:date="2021-02-27T17:40:00Z">
        <w:r w:rsidR="004965CC">
          <w:rPr>
            <w:rFonts w:ascii="Times New Roman" w:hAnsi="Times New Roman" w:cs="Times New Roman"/>
            <w:sz w:val="24"/>
            <w:szCs w:val="24"/>
          </w:rPr>
          <w:t>developers</w:t>
        </w:r>
        <w:r w:rsidR="004965CC" w:rsidRPr="00D10C83">
          <w:rPr>
            <w:rFonts w:ascii="Times New Roman" w:hAnsi="Times New Roman" w:cs="Times New Roman"/>
            <w:sz w:val="24"/>
            <w:szCs w:val="24"/>
            <w:rPrChange w:id="148" w:author="Anthony Lucchese" w:date="2021-02-27T17:29:00Z">
              <w:rPr>
                <w:rFonts w:ascii="Times New Roman" w:hAnsi="Times New Roman" w:cs="Times New Roman"/>
                <w:sz w:val="24"/>
                <w:szCs w:val="24"/>
              </w:rPr>
            </w:rPrChange>
          </w:rPr>
          <w:t xml:space="preserve"> </w:t>
        </w:r>
      </w:ins>
      <w:r w:rsidR="007F6AD0" w:rsidRPr="00D10C83">
        <w:rPr>
          <w:rStyle w:val="CommentReference"/>
          <w:rFonts w:ascii="Times New Roman" w:hAnsi="Times New Roman" w:cs="Times New Roman"/>
          <w:sz w:val="24"/>
          <w:szCs w:val="24"/>
          <w:rPrChange w:id="149" w:author="Anthony Lucchese" w:date="2021-02-27T17:29:00Z">
            <w:rPr>
              <w:rStyle w:val="CommentReference"/>
            </w:rPr>
          </w:rPrChange>
        </w:rPr>
        <w:commentReference w:id="144"/>
      </w:r>
      <w:commentRangeStart w:id="150"/>
      <w:r w:rsidRPr="00D10C83">
        <w:rPr>
          <w:rFonts w:ascii="Times New Roman" w:hAnsi="Times New Roman" w:cs="Times New Roman"/>
          <w:sz w:val="24"/>
          <w:szCs w:val="24"/>
          <w:rPrChange w:id="151" w:author="Anthony Lucchese" w:date="2021-02-27T17:29:00Z">
            <w:rPr>
              <w:rFonts w:ascii="Times New Roman" w:hAnsi="Times New Roman" w:cs="Times New Roman"/>
              <w:sz w:val="24"/>
              <w:szCs w:val="24"/>
            </w:rPr>
          </w:rPrChange>
        </w:rPr>
        <w:t xml:space="preserve">can do and </w:t>
      </w:r>
      <w:del w:id="152" w:author="Anthony Lucchese" w:date="2021-02-27T17:40:00Z">
        <w:r w:rsidRPr="00D10C83" w:rsidDel="004965CC">
          <w:rPr>
            <w:rFonts w:ascii="Times New Roman" w:hAnsi="Times New Roman" w:cs="Times New Roman"/>
            <w:sz w:val="24"/>
            <w:szCs w:val="24"/>
            <w:rPrChange w:id="153" w:author="Anthony Lucchese" w:date="2021-02-27T17:29:00Z">
              <w:rPr>
                <w:rFonts w:ascii="Times New Roman" w:hAnsi="Times New Roman" w:cs="Times New Roman"/>
                <w:sz w:val="24"/>
                <w:szCs w:val="24"/>
              </w:rPr>
            </w:rPrChange>
          </w:rPr>
          <w:delText xml:space="preserve">not </w:delText>
        </w:r>
      </w:del>
      <w:ins w:id="154" w:author="Anthony Lucchese" w:date="2021-02-27T17:40:00Z">
        <w:r w:rsidR="004965CC">
          <w:rPr>
            <w:rFonts w:ascii="Times New Roman" w:hAnsi="Times New Roman" w:cs="Times New Roman"/>
            <w:sz w:val="24"/>
            <w:szCs w:val="24"/>
          </w:rPr>
          <w:t>cannot</w:t>
        </w:r>
        <w:r w:rsidR="004965CC" w:rsidRPr="00D10C83">
          <w:rPr>
            <w:rFonts w:ascii="Times New Roman" w:hAnsi="Times New Roman" w:cs="Times New Roman"/>
            <w:sz w:val="24"/>
            <w:szCs w:val="24"/>
            <w:rPrChange w:id="155" w:author="Anthony Lucchese" w:date="2021-02-27T17:29:00Z">
              <w:rPr>
                <w:rFonts w:ascii="Times New Roman" w:hAnsi="Times New Roman" w:cs="Times New Roman"/>
                <w:sz w:val="24"/>
                <w:szCs w:val="24"/>
              </w:rPr>
            </w:rPrChange>
          </w:rPr>
          <w:t xml:space="preserve"> </w:t>
        </w:r>
      </w:ins>
      <w:r w:rsidRPr="00D10C83">
        <w:rPr>
          <w:rFonts w:ascii="Times New Roman" w:hAnsi="Times New Roman" w:cs="Times New Roman"/>
          <w:sz w:val="24"/>
          <w:szCs w:val="24"/>
          <w:rPrChange w:id="156" w:author="Anthony Lucchese" w:date="2021-02-27T17:29:00Z">
            <w:rPr>
              <w:rFonts w:ascii="Times New Roman" w:hAnsi="Times New Roman" w:cs="Times New Roman"/>
              <w:sz w:val="24"/>
              <w:szCs w:val="24"/>
            </w:rPr>
          </w:rPrChange>
        </w:rPr>
        <w:t>do</w:t>
      </w:r>
      <w:commentRangeEnd w:id="150"/>
      <w:r w:rsidR="007F6AD0" w:rsidRPr="00D10C83">
        <w:rPr>
          <w:rStyle w:val="CommentReference"/>
          <w:rFonts w:ascii="Times New Roman" w:hAnsi="Times New Roman" w:cs="Times New Roman"/>
          <w:sz w:val="24"/>
          <w:szCs w:val="24"/>
          <w:rPrChange w:id="157" w:author="Anthony Lucchese" w:date="2021-02-27T17:29:00Z">
            <w:rPr>
              <w:rStyle w:val="CommentReference"/>
            </w:rPr>
          </w:rPrChange>
        </w:rPr>
        <w:commentReference w:id="150"/>
      </w:r>
      <w:r w:rsidRPr="00D10C83">
        <w:rPr>
          <w:rFonts w:ascii="Times New Roman" w:hAnsi="Times New Roman" w:cs="Times New Roman"/>
          <w:sz w:val="24"/>
          <w:szCs w:val="24"/>
          <w:rPrChange w:id="158" w:author="Anthony Lucchese" w:date="2021-02-27T17:29:00Z">
            <w:rPr>
              <w:rFonts w:ascii="Times New Roman" w:hAnsi="Times New Roman" w:cs="Times New Roman"/>
              <w:sz w:val="24"/>
              <w:szCs w:val="24"/>
            </w:rPr>
          </w:rPrChange>
        </w:rPr>
        <w:t xml:space="preserve">, such as encryption for credit card information along an internet </w:t>
      </w:r>
      <w:r w:rsidR="002D442C" w:rsidRPr="00D10C83">
        <w:rPr>
          <w:rFonts w:ascii="Times New Roman" w:hAnsi="Times New Roman" w:cs="Times New Roman"/>
          <w:sz w:val="24"/>
          <w:szCs w:val="24"/>
          <w:rPrChange w:id="159" w:author="Anthony Lucchese" w:date="2021-02-27T17:29:00Z">
            <w:rPr>
              <w:rFonts w:ascii="Times New Roman" w:hAnsi="Times New Roman" w:cs="Times New Roman"/>
              <w:sz w:val="24"/>
              <w:szCs w:val="24"/>
            </w:rPr>
          </w:rPrChange>
        </w:rPr>
        <w:t>connection and</w:t>
      </w:r>
      <w:r w:rsidRPr="00D10C83">
        <w:rPr>
          <w:rFonts w:ascii="Times New Roman" w:hAnsi="Times New Roman" w:cs="Times New Roman"/>
          <w:sz w:val="24"/>
          <w:szCs w:val="24"/>
          <w:rPrChange w:id="160" w:author="Anthony Lucchese" w:date="2021-02-27T17:29:00Z">
            <w:rPr>
              <w:rFonts w:ascii="Times New Roman" w:hAnsi="Times New Roman" w:cs="Times New Roman"/>
              <w:sz w:val="24"/>
              <w:szCs w:val="24"/>
            </w:rPr>
          </w:rPrChange>
        </w:rPr>
        <w:t xml:space="preserve"> encrypting the storage where the credit card information is stored.</w:t>
      </w:r>
      <w:r w:rsidR="002D442C" w:rsidRPr="00D10C83">
        <w:rPr>
          <w:rFonts w:ascii="Times New Roman" w:hAnsi="Times New Roman" w:cs="Times New Roman"/>
          <w:sz w:val="24"/>
          <w:szCs w:val="24"/>
          <w:rPrChange w:id="161" w:author="Anthony Lucchese" w:date="2021-02-27T17:29:00Z">
            <w:rPr>
              <w:rFonts w:ascii="Times New Roman" w:hAnsi="Times New Roman" w:cs="Times New Roman"/>
              <w:sz w:val="24"/>
              <w:szCs w:val="24"/>
            </w:rPr>
          </w:rPrChange>
        </w:rPr>
        <w:t xml:space="preserve"> Next, the presenters talk about what designing a project really is</w:t>
      </w:r>
      <w:ins w:id="162" w:author="Joshua S. Vituszynski" w:date="2021-02-25T23:01:00Z">
        <w:r w:rsidR="007F6AD0" w:rsidRPr="00D10C83">
          <w:rPr>
            <w:rFonts w:ascii="Times New Roman" w:hAnsi="Times New Roman" w:cs="Times New Roman"/>
            <w:sz w:val="24"/>
            <w:szCs w:val="24"/>
            <w:rPrChange w:id="163" w:author="Anthony Lucchese" w:date="2021-02-27T17:29:00Z">
              <w:rPr>
                <w:rFonts w:ascii="Times New Roman" w:hAnsi="Times New Roman" w:cs="Times New Roman"/>
                <w:sz w:val="24"/>
                <w:szCs w:val="24"/>
              </w:rPr>
            </w:rPrChange>
          </w:rPr>
          <w:t xml:space="preserve"> --</w:t>
        </w:r>
      </w:ins>
      <w:del w:id="164" w:author="Joshua S. Vituszynski" w:date="2021-02-25T23:01:00Z">
        <w:r w:rsidR="002D442C" w:rsidRPr="00D10C83" w:rsidDel="007F6AD0">
          <w:rPr>
            <w:rFonts w:ascii="Times New Roman" w:hAnsi="Times New Roman" w:cs="Times New Roman"/>
            <w:sz w:val="24"/>
            <w:szCs w:val="24"/>
            <w:rPrChange w:id="165" w:author="Anthony Lucchese" w:date="2021-02-27T17:29:00Z">
              <w:rPr>
                <w:rFonts w:ascii="Times New Roman" w:hAnsi="Times New Roman" w:cs="Times New Roman"/>
                <w:sz w:val="24"/>
                <w:szCs w:val="24"/>
              </w:rPr>
            </w:rPrChange>
          </w:rPr>
          <w:delText>,</w:delText>
        </w:r>
      </w:del>
      <w:r w:rsidR="002D442C" w:rsidRPr="00D10C83">
        <w:rPr>
          <w:rFonts w:ascii="Times New Roman" w:hAnsi="Times New Roman" w:cs="Times New Roman"/>
          <w:sz w:val="24"/>
          <w:szCs w:val="24"/>
          <w:rPrChange w:id="166" w:author="Anthony Lucchese" w:date="2021-02-27T17:29:00Z">
            <w:rPr>
              <w:rFonts w:ascii="Times New Roman" w:hAnsi="Times New Roman" w:cs="Times New Roman"/>
              <w:sz w:val="24"/>
              <w:szCs w:val="24"/>
            </w:rPr>
          </w:rPrChange>
        </w:rPr>
        <w:t xml:space="preserve"> a solution to satisfy </w:t>
      </w:r>
      <w:commentRangeStart w:id="167"/>
      <w:r w:rsidR="002D442C" w:rsidRPr="00D10C83">
        <w:rPr>
          <w:rFonts w:ascii="Times New Roman" w:hAnsi="Times New Roman" w:cs="Times New Roman"/>
          <w:sz w:val="24"/>
          <w:szCs w:val="24"/>
          <w:rPrChange w:id="168" w:author="Anthony Lucchese" w:date="2021-02-27T17:29:00Z">
            <w:rPr>
              <w:rFonts w:ascii="Times New Roman" w:hAnsi="Times New Roman" w:cs="Times New Roman"/>
              <w:sz w:val="24"/>
              <w:szCs w:val="24"/>
            </w:rPr>
          </w:rPrChange>
        </w:rPr>
        <w:t>the requirements</w:t>
      </w:r>
      <w:commentRangeEnd w:id="167"/>
      <w:r w:rsidR="007F6AD0" w:rsidRPr="00D10C83">
        <w:rPr>
          <w:rStyle w:val="CommentReference"/>
          <w:rFonts w:ascii="Times New Roman" w:hAnsi="Times New Roman" w:cs="Times New Roman"/>
          <w:sz w:val="24"/>
          <w:szCs w:val="24"/>
          <w:rPrChange w:id="169" w:author="Anthony Lucchese" w:date="2021-02-27T17:29:00Z">
            <w:rPr>
              <w:rStyle w:val="CommentReference"/>
            </w:rPr>
          </w:rPrChange>
        </w:rPr>
        <w:commentReference w:id="167"/>
      </w:r>
      <w:ins w:id="170" w:author="Anthony Lucchese" w:date="2021-02-27T17:41:00Z">
        <w:r w:rsidR="004965CC">
          <w:rPr>
            <w:rFonts w:ascii="Times New Roman" w:hAnsi="Times New Roman" w:cs="Times New Roman"/>
            <w:sz w:val="24"/>
            <w:szCs w:val="24"/>
          </w:rPr>
          <w:t xml:space="preserve"> th</w:t>
        </w:r>
      </w:ins>
      <w:ins w:id="171" w:author="Anthony Lucchese" w:date="2021-02-27T17:44:00Z">
        <w:r w:rsidR="004965CC">
          <w:rPr>
            <w:rFonts w:ascii="Times New Roman" w:hAnsi="Times New Roman" w:cs="Times New Roman"/>
            <w:sz w:val="24"/>
            <w:szCs w:val="24"/>
          </w:rPr>
          <w:t>at the companies give</w:t>
        </w:r>
      </w:ins>
      <w:ins w:id="172" w:author="Anthony Lucchese" w:date="2021-02-27T17:53:00Z">
        <w:r w:rsidR="00C40AB0">
          <w:rPr>
            <w:rFonts w:ascii="Times New Roman" w:hAnsi="Times New Roman" w:cs="Times New Roman"/>
            <w:sz w:val="24"/>
            <w:szCs w:val="24"/>
          </w:rPr>
          <w:t xml:space="preserve">s you on the </w:t>
        </w:r>
        <w:proofErr w:type="gramStart"/>
        <w:r w:rsidR="00C40AB0">
          <w:rPr>
            <w:rFonts w:ascii="Times New Roman" w:hAnsi="Times New Roman" w:cs="Times New Roman"/>
            <w:sz w:val="24"/>
            <w:szCs w:val="24"/>
          </w:rPr>
          <w:t>project</w:t>
        </w:r>
      </w:ins>
      <w:ins w:id="173" w:author="Anthony Lucchese" w:date="2021-02-27T17:41:00Z">
        <w:r w:rsidR="004965CC">
          <w:rPr>
            <w:rFonts w:ascii="Times New Roman" w:hAnsi="Times New Roman" w:cs="Times New Roman"/>
            <w:sz w:val="24"/>
            <w:szCs w:val="24"/>
          </w:rPr>
          <w:t xml:space="preserve"> </w:t>
        </w:r>
      </w:ins>
      <w:r w:rsidR="002D442C" w:rsidRPr="00D10C83">
        <w:rPr>
          <w:rFonts w:ascii="Times New Roman" w:hAnsi="Times New Roman" w:cs="Times New Roman"/>
          <w:sz w:val="24"/>
          <w:szCs w:val="24"/>
          <w:rPrChange w:id="174" w:author="Anthony Lucchese" w:date="2021-02-27T17:29:00Z">
            <w:rPr>
              <w:rFonts w:ascii="Times New Roman" w:hAnsi="Times New Roman" w:cs="Times New Roman"/>
              <w:sz w:val="24"/>
              <w:szCs w:val="24"/>
            </w:rPr>
          </w:rPrChange>
        </w:rPr>
        <w:t>.</w:t>
      </w:r>
      <w:proofErr w:type="gramEnd"/>
      <w:r w:rsidR="002D442C" w:rsidRPr="00D10C83">
        <w:rPr>
          <w:rFonts w:ascii="Times New Roman" w:hAnsi="Times New Roman" w:cs="Times New Roman"/>
          <w:sz w:val="24"/>
          <w:szCs w:val="24"/>
          <w:rPrChange w:id="175" w:author="Anthony Lucchese" w:date="2021-02-27T17:29:00Z">
            <w:rPr>
              <w:rFonts w:ascii="Times New Roman" w:hAnsi="Times New Roman" w:cs="Times New Roman"/>
              <w:sz w:val="24"/>
              <w:szCs w:val="24"/>
            </w:rPr>
          </w:rPrChange>
        </w:rPr>
        <w:t xml:space="preserve"> Also using certain IDE’s and programs are not allowed, because they are property of other companies, and using the free version for a commercial use is prohibited. When </w:t>
      </w:r>
      <w:r w:rsidR="002D442C" w:rsidRPr="00D10C83">
        <w:rPr>
          <w:rFonts w:ascii="Times New Roman" w:hAnsi="Times New Roman" w:cs="Times New Roman"/>
          <w:sz w:val="24"/>
          <w:szCs w:val="24"/>
          <w:highlight w:val="yellow"/>
          <w:rPrChange w:id="176" w:author="Anthony Lucchese" w:date="2021-02-27T17:29:00Z">
            <w:rPr>
              <w:rFonts w:ascii="Times New Roman" w:hAnsi="Times New Roman" w:cs="Times New Roman"/>
              <w:sz w:val="24"/>
              <w:szCs w:val="24"/>
            </w:rPr>
          </w:rPrChange>
        </w:rPr>
        <w:t>you</w:t>
      </w:r>
      <w:r w:rsidR="002D442C" w:rsidRPr="00D10C83">
        <w:rPr>
          <w:rFonts w:ascii="Times New Roman" w:hAnsi="Times New Roman" w:cs="Times New Roman"/>
          <w:sz w:val="24"/>
          <w:szCs w:val="24"/>
          <w:rPrChange w:id="177" w:author="Anthony Lucchese" w:date="2021-02-27T17:29:00Z">
            <w:rPr>
              <w:rFonts w:ascii="Times New Roman" w:hAnsi="Times New Roman" w:cs="Times New Roman"/>
              <w:sz w:val="24"/>
              <w:szCs w:val="24"/>
            </w:rPr>
          </w:rPrChange>
        </w:rPr>
        <w:t xml:space="preserve"> start to sit and write code, the code is found in a repository, like a file in a filing cabinet. Most teams are working in unison on multiple parts synchronously. </w:t>
      </w:r>
    </w:p>
    <w:p w14:paraId="48533761" w14:textId="0C9BB4C5" w:rsidR="000A235A" w:rsidRPr="00D10C83" w:rsidRDefault="00A16374">
      <w:pPr>
        <w:spacing w:line="480" w:lineRule="auto"/>
        <w:ind w:firstLine="720"/>
        <w:rPr>
          <w:ins w:id="178" w:author="Joshua S. Vituszynski" w:date="2021-02-25T23:03:00Z"/>
          <w:rFonts w:ascii="Times New Roman" w:hAnsi="Times New Roman" w:cs="Times New Roman"/>
          <w:sz w:val="24"/>
          <w:szCs w:val="24"/>
          <w:rPrChange w:id="179" w:author="Anthony Lucchese" w:date="2021-02-27T17:29:00Z">
            <w:rPr>
              <w:ins w:id="180" w:author="Joshua S. Vituszynski" w:date="2021-02-25T23:03:00Z"/>
              <w:rFonts w:ascii="Times New Roman" w:hAnsi="Times New Roman" w:cs="Times New Roman"/>
              <w:sz w:val="24"/>
              <w:szCs w:val="24"/>
            </w:rPr>
          </w:rPrChange>
        </w:rPr>
        <w:pPrChange w:id="181" w:author="Joshua S. Vituszynski" w:date="2021-02-25T23:05:00Z">
          <w:pPr>
            <w:spacing w:line="480" w:lineRule="auto"/>
          </w:pPr>
        </w:pPrChange>
      </w:pPr>
      <w:commentRangeStart w:id="182"/>
      <w:r w:rsidRPr="00D10C83">
        <w:rPr>
          <w:rFonts w:ascii="Times New Roman" w:hAnsi="Times New Roman" w:cs="Times New Roman"/>
          <w:sz w:val="24"/>
          <w:szCs w:val="24"/>
          <w:rPrChange w:id="183" w:author="Anthony Lucchese" w:date="2021-02-27T17:29:00Z">
            <w:rPr>
              <w:rFonts w:ascii="Times New Roman" w:hAnsi="Times New Roman" w:cs="Times New Roman"/>
              <w:sz w:val="24"/>
              <w:szCs w:val="24"/>
            </w:rPr>
          </w:rPrChange>
        </w:rPr>
        <w:t>They stressed that a student should not take an unpaid internship</w:t>
      </w:r>
      <w:commentRangeEnd w:id="182"/>
      <w:r w:rsidR="007F6AD0" w:rsidRPr="00D10C83">
        <w:rPr>
          <w:rStyle w:val="CommentReference"/>
          <w:rFonts w:ascii="Times New Roman" w:hAnsi="Times New Roman" w:cs="Times New Roman"/>
          <w:sz w:val="24"/>
          <w:szCs w:val="24"/>
          <w:rPrChange w:id="184" w:author="Anthony Lucchese" w:date="2021-02-27T17:29:00Z">
            <w:rPr>
              <w:rStyle w:val="CommentReference"/>
            </w:rPr>
          </w:rPrChange>
        </w:rPr>
        <w:commentReference w:id="182"/>
      </w:r>
      <w:ins w:id="185" w:author="Joshua S. Vituszynski" w:date="2021-02-25T23:02:00Z">
        <w:r w:rsidR="007F6AD0" w:rsidRPr="00D10C83">
          <w:rPr>
            <w:rFonts w:ascii="Times New Roman" w:hAnsi="Times New Roman" w:cs="Times New Roman"/>
            <w:sz w:val="24"/>
            <w:szCs w:val="24"/>
            <w:rPrChange w:id="186" w:author="Anthony Lucchese" w:date="2021-02-27T17:29:00Z">
              <w:rPr>
                <w:rFonts w:ascii="Times New Roman" w:hAnsi="Times New Roman" w:cs="Times New Roman"/>
                <w:sz w:val="24"/>
                <w:szCs w:val="24"/>
              </w:rPr>
            </w:rPrChange>
          </w:rPr>
          <w:t>.</w:t>
        </w:r>
      </w:ins>
      <w:ins w:id="187" w:author="Anthony Lucchese" w:date="2021-02-27T17:48:00Z">
        <w:r w:rsidR="004965CC">
          <w:rPr>
            <w:rFonts w:ascii="Times New Roman" w:hAnsi="Times New Roman" w:cs="Times New Roman"/>
            <w:sz w:val="24"/>
            <w:szCs w:val="24"/>
          </w:rPr>
          <w:t xml:space="preserve"> What in</w:t>
        </w:r>
      </w:ins>
      <w:ins w:id="188" w:author="Anthony Lucchese" w:date="2021-02-27T17:49:00Z">
        <w:r w:rsidR="004965CC">
          <w:rPr>
            <w:rFonts w:ascii="Times New Roman" w:hAnsi="Times New Roman" w:cs="Times New Roman"/>
            <w:sz w:val="24"/>
            <w:szCs w:val="24"/>
          </w:rPr>
          <w:t xml:space="preserve">terns do </w:t>
        </w:r>
      </w:ins>
      <w:ins w:id="189" w:author="Anthony Lucchese" w:date="2021-02-27T17:54:00Z">
        <w:r w:rsidR="00C40AB0">
          <w:rPr>
            <w:rFonts w:ascii="Times New Roman" w:hAnsi="Times New Roman" w:cs="Times New Roman"/>
            <w:sz w:val="24"/>
            <w:szCs w:val="24"/>
          </w:rPr>
          <w:t>compare</w:t>
        </w:r>
      </w:ins>
      <w:ins w:id="190" w:author="Anthony Lucchese" w:date="2021-02-27T17:49:00Z">
        <w:r w:rsidR="004965CC">
          <w:rPr>
            <w:rFonts w:ascii="Times New Roman" w:hAnsi="Times New Roman" w:cs="Times New Roman"/>
            <w:sz w:val="24"/>
            <w:szCs w:val="24"/>
          </w:rPr>
          <w:t xml:space="preserve"> to people hired by the company is miniscule, and the work you perform should be paid for.</w:t>
        </w:r>
      </w:ins>
      <w:ins w:id="191" w:author="Joshua S. Vituszynski" w:date="2021-02-25T23:02:00Z">
        <w:r w:rsidR="007F6AD0" w:rsidRPr="00D10C83">
          <w:rPr>
            <w:rFonts w:ascii="Times New Roman" w:hAnsi="Times New Roman" w:cs="Times New Roman"/>
            <w:sz w:val="24"/>
            <w:szCs w:val="24"/>
            <w:rPrChange w:id="192" w:author="Anthony Lucchese" w:date="2021-02-27T17:29:00Z">
              <w:rPr>
                <w:rFonts w:ascii="Times New Roman" w:hAnsi="Times New Roman" w:cs="Times New Roman"/>
                <w:sz w:val="24"/>
                <w:szCs w:val="24"/>
              </w:rPr>
            </w:rPrChange>
          </w:rPr>
          <w:t xml:space="preserve"> </w:t>
        </w:r>
      </w:ins>
      <w:del w:id="193" w:author="Joshua S. Vituszynski" w:date="2021-02-25T23:02:00Z">
        <w:r w:rsidRPr="00D10C83" w:rsidDel="007F6AD0">
          <w:rPr>
            <w:rFonts w:ascii="Times New Roman" w:hAnsi="Times New Roman" w:cs="Times New Roman"/>
            <w:sz w:val="24"/>
            <w:szCs w:val="24"/>
            <w:rPrChange w:id="194" w:author="Anthony Lucchese" w:date="2021-02-27T17:29:00Z">
              <w:rPr>
                <w:rFonts w:ascii="Times New Roman" w:hAnsi="Times New Roman" w:cs="Times New Roman"/>
                <w:sz w:val="24"/>
                <w:szCs w:val="24"/>
              </w:rPr>
            </w:rPrChange>
          </w:rPr>
          <w:delText xml:space="preserve"> and said they could not stress that enough. </w:delText>
        </w:r>
      </w:del>
      <w:r w:rsidRPr="00D10C83">
        <w:rPr>
          <w:rFonts w:ascii="Times New Roman" w:hAnsi="Times New Roman" w:cs="Times New Roman"/>
          <w:sz w:val="24"/>
          <w:szCs w:val="24"/>
          <w:rPrChange w:id="195" w:author="Anthony Lucchese" w:date="2021-02-27T17:29:00Z">
            <w:rPr>
              <w:rFonts w:ascii="Times New Roman" w:hAnsi="Times New Roman" w:cs="Times New Roman"/>
              <w:sz w:val="24"/>
              <w:szCs w:val="24"/>
            </w:rPr>
          </w:rPrChange>
        </w:rPr>
        <w:t xml:space="preserve">Code reviews are important because </w:t>
      </w:r>
      <w:r w:rsidRPr="00D10C83">
        <w:rPr>
          <w:rFonts w:ascii="Times New Roman" w:hAnsi="Times New Roman" w:cs="Times New Roman"/>
          <w:sz w:val="24"/>
          <w:szCs w:val="24"/>
          <w:highlight w:val="yellow"/>
          <w:rPrChange w:id="196" w:author="Anthony Lucchese" w:date="2021-02-27T17:29:00Z">
            <w:rPr>
              <w:rFonts w:ascii="Times New Roman" w:hAnsi="Times New Roman" w:cs="Times New Roman"/>
              <w:sz w:val="24"/>
              <w:szCs w:val="24"/>
            </w:rPr>
          </w:rPrChange>
        </w:rPr>
        <w:t>you</w:t>
      </w:r>
      <w:r w:rsidRPr="00D10C83">
        <w:rPr>
          <w:rFonts w:ascii="Times New Roman" w:hAnsi="Times New Roman" w:cs="Times New Roman"/>
          <w:sz w:val="24"/>
          <w:szCs w:val="24"/>
          <w:rPrChange w:id="197" w:author="Anthony Lucchese" w:date="2021-02-27T17:29:00Z">
            <w:rPr>
              <w:rFonts w:ascii="Times New Roman" w:hAnsi="Times New Roman" w:cs="Times New Roman"/>
              <w:sz w:val="24"/>
              <w:szCs w:val="24"/>
            </w:rPr>
          </w:rPrChange>
        </w:rPr>
        <w:t xml:space="preserve"> might be doing something wrong that other people would notice, like letting someone else proofread this essay</w:t>
      </w:r>
      <w:ins w:id="198" w:author="Anthony Lucchese" w:date="2021-02-27T17:54:00Z">
        <w:r w:rsidR="00C40AB0">
          <w:rPr>
            <w:rFonts w:ascii="Times New Roman" w:hAnsi="Times New Roman" w:cs="Times New Roman"/>
            <w:sz w:val="24"/>
            <w:szCs w:val="24"/>
          </w:rPr>
          <w:t xml:space="preserve"> (</w:t>
        </w:r>
      </w:ins>
      <w:del w:id="199" w:author="Anthony Lucchese" w:date="2021-02-27T17:54:00Z">
        <w:r w:rsidRPr="00D10C83" w:rsidDel="00C40AB0">
          <w:rPr>
            <w:rFonts w:ascii="Times New Roman" w:hAnsi="Times New Roman" w:cs="Times New Roman"/>
            <w:sz w:val="24"/>
            <w:szCs w:val="24"/>
            <w:rPrChange w:id="200" w:author="Anthony Lucchese" w:date="2021-02-27T17:29:00Z">
              <w:rPr>
                <w:rFonts w:ascii="Times New Roman" w:hAnsi="Times New Roman" w:cs="Times New Roman"/>
                <w:sz w:val="24"/>
                <w:szCs w:val="24"/>
              </w:rPr>
            </w:rPrChange>
          </w:rPr>
          <w:delText xml:space="preserve">, </w:delText>
        </w:r>
      </w:del>
      <w:commentRangeStart w:id="201"/>
      <w:r w:rsidRPr="00D10C83">
        <w:rPr>
          <w:rFonts w:ascii="Times New Roman" w:hAnsi="Times New Roman" w:cs="Times New Roman"/>
          <w:sz w:val="24"/>
          <w:szCs w:val="24"/>
          <w:rPrChange w:id="202" w:author="Anthony Lucchese" w:date="2021-02-27T17:29:00Z">
            <w:rPr>
              <w:rFonts w:ascii="Times New Roman" w:hAnsi="Times New Roman" w:cs="Times New Roman"/>
              <w:sz w:val="24"/>
              <w:szCs w:val="24"/>
            </w:rPr>
          </w:rPrChange>
        </w:rPr>
        <w:t>thanks CTLE</w:t>
      </w:r>
      <w:commentRangeEnd w:id="201"/>
      <w:r w:rsidR="007F6AD0" w:rsidRPr="00D10C83">
        <w:rPr>
          <w:rStyle w:val="CommentReference"/>
          <w:rFonts w:ascii="Times New Roman" w:hAnsi="Times New Roman" w:cs="Times New Roman"/>
          <w:sz w:val="24"/>
          <w:szCs w:val="24"/>
          <w:rPrChange w:id="203" w:author="Anthony Lucchese" w:date="2021-02-27T17:29:00Z">
            <w:rPr>
              <w:rStyle w:val="CommentReference"/>
            </w:rPr>
          </w:rPrChange>
        </w:rPr>
        <w:commentReference w:id="201"/>
      </w:r>
      <w:ins w:id="204" w:author="Anthony Lucchese" w:date="2021-02-27T17:54:00Z">
        <w:r w:rsidR="00C40AB0">
          <w:rPr>
            <w:rFonts w:ascii="Times New Roman" w:hAnsi="Times New Roman" w:cs="Times New Roman"/>
            <w:sz w:val="24"/>
            <w:szCs w:val="24"/>
          </w:rPr>
          <w:t>.)</w:t>
        </w:r>
      </w:ins>
      <w:del w:id="205" w:author="Anthony Lucchese" w:date="2021-02-27T17:54:00Z">
        <w:r w:rsidRPr="00D10C83" w:rsidDel="00C40AB0">
          <w:rPr>
            <w:rFonts w:ascii="Times New Roman" w:hAnsi="Times New Roman" w:cs="Times New Roman"/>
            <w:sz w:val="24"/>
            <w:szCs w:val="24"/>
            <w:rPrChange w:id="206" w:author="Anthony Lucchese" w:date="2021-02-27T17:29:00Z">
              <w:rPr>
                <w:rFonts w:ascii="Times New Roman" w:hAnsi="Times New Roman" w:cs="Times New Roman"/>
                <w:sz w:val="24"/>
                <w:szCs w:val="24"/>
              </w:rPr>
            </w:rPrChange>
          </w:rPr>
          <w:delText>.</w:delText>
        </w:r>
      </w:del>
      <w:r w:rsidRPr="00D10C83">
        <w:rPr>
          <w:rFonts w:ascii="Times New Roman" w:hAnsi="Times New Roman" w:cs="Times New Roman"/>
          <w:sz w:val="24"/>
          <w:szCs w:val="24"/>
          <w:rPrChange w:id="207" w:author="Anthony Lucchese" w:date="2021-02-27T17:29:00Z">
            <w:rPr>
              <w:rFonts w:ascii="Times New Roman" w:hAnsi="Times New Roman" w:cs="Times New Roman"/>
              <w:sz w:val="24"/>
              <w:szCs w:val="24"/>
            </w:rPr>
          </w:rPrChange>
        </w:rPr>
        <w:t xml:space="preserve"> Lastly, the words used in code </w:t>
      </w:r>
      <w:r w:rsidR="00001D7C" w:rsidRPr="00D10C83">
        <w:rPr>
          <w:rFonts w:ascii="Times New Roman" w:hAnsi="Times New Roman" w:cs="Times New Roman"/>
          <w:sz w:val="24"/>
          <w:szCs w:val="24"/>
          <w:rPrChange w:id="208" w:author="Anthony Lucchese" w:date="2021-02-27T17:29:00Z">
            <w:rPr>
              <w:rFonts w:ascii="Times New Roman" w:hAnsi="Times New Roman" w:cs="Times New Roman"/>
              <w:sz w:val="24"/>
              <w:szCs w:val="24"/>
            </w:rPr>
          </w:rPrChange>
        </w:rPr>
        <w:t xml:space="preserve">sometimes are offensive to certain cultures and peoples. For example, the coding </w:t>
      </w:r>
      <w:r w:rsidR="00001D7C" w:rsidRPr="00D10C83">
        <w:rPr>
          <w:rFonts w:ascii="Times New Roman" w:hAnsi="Times New Roman" w:cs="Times New Roman"/>
          <w:sz w:val="24"/>
          <w:szCs w:val="24"/>
          <w:rPrChange w:id="209" w:author="Anthony Lucchese" w:date="2021-02-27T17:29:00Z">
            <w:rPr>
              <w:rFonts w:ascii="Times New Roman" w:hAnsi="Times New Roman" w:cs="Times New Roman"/>
              <w:sz w:val="24"/>
              <w:szCs w:val="24"/>
            </w:rPr>
          </w:rPrChange>
        </w:rPr>
        <w:lastRenderedPageBreak/>
        <w:t>term</w:t>
      </w:r>
      <w:ins w:id="210" w:author="Joshua S. Vituszynski" w:date="2021-02-25T23:03:00Z">
        <w:r w:rsidR="007F6AD0" w:rsidRPr="00D10C83">
          <w:rPr>
            <w:rFonts w:ascii="Times New Roman" w:hAnsi="Times New Roman" w:cs="Times New Roman"/>
            <w:sz w:val="24"/>
            <w:szCs w:val="24"/>
            <w:rPrChange w:id="211" w:author="Anthony Lucchese" w:date="2021-02-27T17:29:00Z">
              <w:rPr>
                <w:rFonts w:ascii="Times New Roman" w:hAnsi="Times New Roman" w:cs="Times New Roman"/>
                <w:sz w:val="24"/>
                <w:szCs w:val="24"/>
              </w:rPr>
            </w:rPrChange>
          </w:rPr>
          <w:t>s</w:t>
        </w:r>
      </w:ins>
      <w:r w:rsidR="00001D7C" w:rsidRPr="00D10C83">
        <w:rPr>
          <w:rFonts w:ascii="Times New Roman" w:hAnsi="Times New Roman" w:cs="Times New Roman"/>
          <w:sz w:val="24"/>
          <w:szCs w:val="24"/>
          <w:rPrChange w:id="212" w:author="Anthony Lucchese" w:date="2021-02-27T17:29:00Z">
            <w:rPr>
              <w:rFonts w:ascii="Times New Roman" w:hAnsi="Times New Roman" w:cs="Times New Roman"/>
              <w:sz w:val="24"/>
              <w:szCs w:val="24"/>
            </w:rPr>
          </w:rPrChange>
        </w:rPr>
        <w:t xml:space="preserve"> ‘Master’ and ‘Slave’ are inherently negative, and companies are switching to more neutral terms, such as ‘main’ and ‘secondary’ terms, that are not offensive. Overall, the presentation was outstanding, and the best one compared to the rest of last years’ colloquia presentations, and I look forward to contacting the presenters for any questions that might arise when entering the </w:t>
      </w:r>
      <w:del w:id="213" w:author="Anthony Lucchese" w:date="2021-02-27T17:54:00Z">
        <w:r w:rsidR="00001D7C" w:rsidRPr="00D10C83" w:rsidDel="00C40AB0">
          <w:rPr>
            <w:rFonts w:ascii="Times New Roman" w:hAnsi="Times New Roman" w:cs="Times New Roman"/>
            <w:sz w:val="24"/>
            <w:szCs w:val="24"/>
            <w:rPrChange w:id="214" w:author="Anthony Lucchese" w:date="2021-02-27T17:29:00Z">
              <w:rPr>
                <w:rFonts w:ascii="Times New Roman" w:hAnsi="Times New Roman" w:cs="Times New Roman"/>
                <w:sz w:val="24"/>
                <w:szCs w:val="24"/>
              </w:rPr>
            </w:rPrChange>
          </w:rPr>
          <w:delText>workforce</w:delText>
        </w:r>
      </w:del>
      <w:ins w:id="215" w:author="Anthony Lucchese" w:date="2021-02-27T17:54:00Z">
        <w:r w:rsidR="00C40AB0" w:rsidRPr="00D10C83">
          <w:rPr>
            <w:rFonts w:ascii="Times New Roman" w:hAnsi="Times New Roman" w:cs="Times New Roman"/>
            <w:sz w:val="24"/>
            <w:szCs w:val="24"/>
            <w:rPrChange w:id="216" w:author="Anthony Lucchese" w:date="2021-02-27T17:29:00Z">
              <w:rPr>
                <w:rFonts w:ascii="Times New Roman" w:hAnsi="Times New Roman" w:cs="Times New Roman"/>
                <w:sz w:val="24"/>
                <w:szCs w:val="24"/>
              </w:rPr>
            </w:rPrChange>
          </w:rPr>
          <w:t>workforce.</w:t>
        </w:r>
      </w:ins>
    </w:p>
    <w:p w14:paraId="6809F984" w14:textId="77777777" w:rsidR="007F6AD0" w:rsidRPr="00D10C83" w:rsidRDefault="007F6AD0" w:rsidP="000A235A">
      <w:pPr>
        <w:spacing w:line="480" w:lineRule="auto"/>
        <w:rPr>
          <w:ins w:id="217" w:author="Joshua S. Vituszynski" w:date="2021-02-25T23:09:00Z"/>
          <w:rFonts w:ascii="Times New Roman" w:hAnsi="Times New Roman" w:cs="Times New Roman"/>
          <w:sz w:val="24"/>
          <w:szCs w:val="24"/>
          <w:rPrChange w:id="218" w:author="Anthony Lucchese" w:date="2021-02-27T17:29:00Z">
            <w:rPr>
              <w:ins w:id="219" w:author="Joshua S. Vituszynski" w:date="2021-02-25T23:09:00Z"/>
              <w:rFonts w:ascii="Times New Roman" w:hAnsi="Times New Roman" w:cs="Times New Roman"/>
              <w:sz w:val="24"/>
              <w:szCs w:val="24"/>
            </w:rPr>
          </w:rPrChange>
        </w:rPr>
      </w:pPr>
      <w:ins w:id="220" w:author="Joshua S. Vituszynski" w:date="2021-02-25T23:03:00Z">
        <w:r w:rsidRPr="00D10C83">
          <w:rPr>
            <w:rFonts w:ascii="Times New Roman" w:hAnsi="Times New Roman" w:cs="Times New Roman"/>
            <w:sz w:val="24"/>
            <w:szCs w:val="24"/>
            <w:rPrChange w:id="221" w:author="Anthony Lucchese" w:date="2021-02-27T17:29:00Z">
              <w:rPr>
                <w:rFonts w:ascii="Times New Roman" w:hAnsi="Times New Roman" w:cs="Times New Roman"/>
                <w:sz w:val="24"/>
                <w:szCs w:val="24"/>
              </w:rPr>
            </w:rPrChange>
          </w:rPr>
          <w:t xml:space="preserve">Nice work, Anthony. You </w:t>
        </w:r>
      </w:ins>
      <w:ins w:id="222" w:author="Joshua S. Vituszynski" w:date="2021-02-25T23:04:00Z">
        <w:r w:rsidRPr="00D10C83">
          <w:rPr>
            <w:rFonts w:ascii="Times New Roman" w:hAnsi="Times New Roman" w:cs="Times New Roman"/>
            <w:sz w:val="24"/>
            <w:szCs w:val="24"/>
            <w:rPrChange w:id="223" w:author="Anthony Lucchese" w:date="2021-02-27T17:29:00Z">
              <w:rPr>
                <w:rFonts w:ascii="Times New Roman" w:hAnsi="Times New Roman" w:cs="Times New Roman"/>
                <w:sz w:val="24"/>
                <w:szCs w:val="24"/>
              </w:rPr>
            </w:rPrChange>
          </w:rPr>
          <w:t>share a lot of what these presenters have to say.</w:t>
        </w:r>
      </w:ins>
    </w:p>
    <w:p w14:paraId="310ACD53" w14:textId="3C641F1A" w:rsidR="007F6AD0" w:rsidRPr="00D10C83" w:rsidRDefault="007F6AD0" w:rsidP="000A235A">
      <w:pPr>
        <w:spacing w:line="480" w:lineRule="auto"/>
        <w:rPr>
          <w:rFonts w:ascii="Times New Roman" w:hAnsi="Times New Roman" w:cs="Times New Roman"/>
          <w:sz w:val="24"/>
          <w:szCs w:val="24"/>
          <w:rPrChange w:id="224" w:author="Anthony Lucchese" w:date="2021-02-27T17:29:00Z">
            <w:rPr/>
          </w:rPrChange>
        </w:rPr>
      </w:pPr>
      <w:ins w:id="225" w:author="Joshua S. Vituszynski" w:date="2021-02-25T23:04:00Z">
        <w:r w:rsidRPr="00D10C83">
          <w:rPr>
            <w:rFonts w:ascii="Times New Roman" w:hAnsi="Times New Roman" w:cs="Times New Roman"/>
            <w:sz w:val="24"/>
            <w:szCs w:val="24"/>
            <w:rPrChange w:id="226" w:author="Anthony Lucchese" w:date="2021-02-27T17:29:00Z">
              <w:rPr>
                <w:rFonts w:ascii="Times New Roman" w:hAnsi="Times New Roman" w:cs="Times New Roman"/>
                <w:sz w:val="24"/>
                <w:szCs w:val="24"/>
              </w:rPr>
            </w:rPrChange>
          </w:rPr>
          <w:t xml:space="preserve"> I made some comments on how you can tighten your prose, but, if I were you, I would look through yo</w:t>
        </w:r>
      </w:ins>
      <w:ins w:id="227" w:author="Joshua S. Vituszynski" w:date="2021-02-25T23:05:00Z">
        <w:r w:rsidRPr="00D10C83">
          <w:rPr>
            <w:rFonts w:ascii="Times New Roman" w:hAnsi="Times New Roman" w:cs="Times New Roman"/>
            <w:sz w:val="24"/>
            <w:szCs w:val="24"/>
            <w:rPrChange w:id="228" w:author="Anthony Lucchese" w:date="2021-02-27T17:29:00Z">
              <w:rPr>
                <w:rFonts w:ascii="Times New Roman" w:hAnsi="Times New Roman" w:cs="Times New Roman"/>
                <w:sz w:val="24"/>
                <w:szCs w:val="24"/>
              </w:rPr>
            </w:rPrChange>
          </w:rPr>
          <w:t xml:space="preserve">ur essay and try to make sure </w:t>
        </w:r>
      </w:ins>
      <w:ins w:id="229" w:author="Joshua S. Vituszynski" w:date="2021-02-25T23:07:00Z">
        <w:r w:rsidRPr="00D10C83">
          <w:rPr>
            <w:rFonts w:ascii="Times New Roman" w:hAnsi="Times New Roman" w:cs="Times New Roman"/>
            <w:sz w:val="24"/>
            <w:szCs w:val="24"/>
            <w:rPrChange w:id="230" w:author="Anthony Lucchese" w:date="2021-02-27T17:29:00Z">
              <w:rPr>
                <w:rFonts w:ascii="Times New Roman" w:hAnsi="Times New Roman" w:cs="Times New Roman"/>
                <w:sz w:val="24"/>
                <w:szCs w:val="24"/>
              </w:rPr>
            </w:rPrChange>
          </w:rPr>
          <w:t>you presen</w:t>
        </w:r>
      </w:ins>
      <w:ins w:id="231" w:author="Joshua S. Vituszynski" w:date="2021-02-25T23:08:00Z">
        <w:r w:rsidRPr="00D10C83">
          <w:rPr>
            <w:rFonts w:ascii="Times New Roman" w:hAnsi="Times New Roman" w:cs="Times New Roman"/>
            <w:sz w:val="24"/>
            <w:szCs w:val="24"/>
            <w:rPrChange w:id="232" w:author="Anthony Lucchese" w:date="2021-02-27T17:29:00Z">
              <w:rPr>
                <w:rFonts w:ascii="Times New Roman" w:hAnsi="Times New Roman" w:cs="Times New Roman"/>
                <w:sz w:val="24"/>
                <w:szCs w:val="24"/>
              </w:rPr>
            </w:rPrChange>
          </w:rPr>
          <w:t>t</w:t>
        </w:r>
      </w:ins>
      <w:ins w:id="233" w:author="Joshua S. Vituszynski" w:date="2021-02-25T23:07:00Z">
        <w:r w:rsidRPr="00D10C83">
          <w:rPr>
            <w:rFonts w:ascii="Times New Roman" w:hAnsi="Times New Roman" w:cs="Times New Roman"/>
            <w:sz w:val="24"/>
            <w:szCs w:val="24"/>
            <w:rPrChange w:id="234" w:author="Anthony Lucchese" w:date="2021-02-27T17:29:00Z">
              <w:rPr>
                <w:rFonts w:ascii="Times New Roman" w:hAnsi="Times New Roman" w:cs="Times New Roman"/>
                <w:sz w:val="24"/>
                <w:szCs w:val="24"/>
              </w:rPr>
            </w:rPrChange>
          </w:rPr>
          <w:t xml:space="preserve"> the information from the presentation as the words of</w:t>
        </w:r>
      </w:ins>
      <w:ins w:id="235" w:author="Joshua S. Vituszynski" w:date="2021-02-25T23:08:00Z">
        <w:r w:rsidRPr="00D10C83">
          <w:rPr>
            <w:rFonts w:ascii="Times New Roman" w:hAnsi="Times New Roman" w:cs="Times New Roman"/>
            <w:sz w:val="24"/>
            <w:szCs w:val="24"/>
            <w:rPrChange w:id="236" w:author="Anthony Lucchese" w:date="2021-02-27T17:29:00Z">
              <w:rPr>
                <w:rFonts w:ascii="Times New Roman" w:hAnsi="Times New Roman" w:cs="Times New Roman"/>
                <w:sz w:val="24"/>
                <w:szCs w:val="24"/>
              </w:rPr>
            </w:rPrChange>
          </w:rPr>
          <w:t xml:space="preserve"> the presenters rather than your own words. So, instead of saying something like “</w:t>
        </w:r>
      </w:ins>
      <w:r w:rsidRPr="00D10C83">
        <w:rPr>
          <w:rFonts w:ascii="Times New Roman" w:hAnsi="Times New Roman" w:cs="Times New Roman"/>
          <w:sz w:val="24"/>
          <w:szCs w:val="24"/>
          <w:rPrChange w:id="237" w:author="Anthony Lucchese" w:date="2021-02-27T17:29:00Z">
            <w:rPr>
              <w:rFonts w:ascii="Times New Roman" w:hAnsi="Times New Roman" w:cs="Times New Roman"/>
              <w:sz w:val="24"/>
              <w:szCs w:val="24"/>
            </w:rPr>
          </w:rPrChange>
        </w:rPr>
        <w:t>On the first day, do not expect too much or for something to happen, it varies greatly from company to company</w:t>
      </w:r>
      <w:ins w:id="238" w:author="Joshua S. Vituszynski" w:date="2021-02-25T23:08:00Z">
        <w:r w:rsidRPr="00D10C83">
          <w:rPr>
            <w:rFonts w:ascii="Times New Roman" w:hAnsi="Times New Roman" w:cs="Times New Roman"/>
            <w:sz w:val="24"/>
            <w:szCs w:val="24"/>
            <w:rPrChange w:id="239" w:author="Anthony Lucchese" w:date="2021-02-27T17:29:00Z">
              <w:rPr>
                <w:rFonts w:ascii="Times New Roman" w:hAnsi="Times New Roman" w:cs="Times New Roman"/>
                <w:sz w:val="24"/>
                <w:szCs w:val="24"/>
              </w:rPr>
            </w:rPrChange>
          </w:rPr>
          <w:t>” you could say something like “The presenters stress that on the fir</w:t>
        </w:r>
      </w:ins>
      <w:ins w:id="240" w:author="Joshua S. Vituszynski" w:date="2021-02-25T23:09:00Z">
        <w:r w:rsidRPr="00D10C83">
          <w:rPr>
            <w:rFonts w:ascii="Times New Roman" w:hAnsi="Times New Roman" w:cs="Times New Roman"/>
            <w:sz w:val="24"/>
            <w:szCs w:val="24"/>
            <w:rPrChange w:id="241" w:author="Anthony Lucchese" w:date="2021-02-27T17:29:00Z">
              <w:rPr>
                <w:rFonts w:ascii="Times New Roman" w:hAnsi="Times New Roman" w:cs="Times New Roman"/>
                <w:sz w:val="24"/>
                <w:szCs w:val="24"/>
              </w:rPr>
            </w:rPrChange>
          </w:rPr>
          <w:t>st day, workers should not expect too much to happen.”</w:t>
        </w:r>
      </w:ins>
      <w:del w:id="242" w:author="Joshua S. Vituszynski" w:date="2021-02-25T23:08:00Z">
        <w:r w:rsidRPr="00D10C83" w:rsidDel="007F6AD0">
          <w:rPr>
            <w:rFonts w:ascii="Times New Roman" w:hAnsi="Times New Roman" w:cs="Times New Roman"/>
            <w:sz w:val="24"/>
            <w:szCs w:val="24"/>
            <w:rPrChange w:id="243" w:author="Anthony Lucchese" w:date="2021-02-27T17:29:00Z">
              <w:rPr>
                <w:rFonts w:ascii="Times New Roman" w:hAnsi="Times New Roman" w:cs="Times New Roman"/>
                <w:sz w:val="24"/>
                <w:szCs w:val="24"/>
              </w:rPr>
            </w:rPrChange>
          </w:rPr>
          <w:delText>.</w:delText>
        </w:r>
      </w:del>
    </w:p>
    <w:sectPr w:rsidR="007F6AD0" w:rsidRPr="00D10C83">
      <w:headerReference w:type="default"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Joshua S. Vituszynski" w:date="2021-02-25T22:49:00Z" w:initials="JSV">
    <w:p w14:paraId="5EB5B3E1" w14:textId="415524B1" w:rsidR="007F6AD0" w:rsidRDefault="007F6AD0">
      <w:pPr>
        <w:pStyle w:val="CommentText"/>
      </w:pPr>
      <w:r>
        <w:rPr>
          <w:rStyle w:val="CommentReference"/>
        </w:rPr>
        <w:annotationRef/>
      </w:r>
      <w:r>
        <w:t xml:space="preserve">To follow MLA standards, be sure to include page numbers in the top </w:t>
      </w:r>
      <w:proofErr w:type="gramStart"/>
      <w:r>
        <w:t>right hand</w:t>
      </w:r>
      <w:proofErr w:type="gramEnd"/>
      <w:r>
        <w:t xml:space="preserve"> corner (Lucchese 1, Lucchese 2, and so on)</w:t>
      </w:r>
    </w:p>
  </w:comment>
  <w:comment w:id="24" w:author="Joshua S. Vituszynski" w:date="2021-02-25T22:50:00Z" w:initials="JSV">
    <w:p w14:paraId="7A6D66A6" w14:textId="771D50BF" w:rsidR="007F6AD0" w:rsidRDefault="007F6AD0">
      <w:pPr>
        <w:pStyle w:val="CommentText"/>
      </w:pPr>
      <w:r>
        <w:rPr>
          <w:rStyle w:val="CommentReference"/>
        </w:rPr>
        <w:annotationRef/>
      </w:r>
      <w:r>
        <w:t xml:space="preserve">I think all of this should be in quotation </w:t>
      </w:r>
      <w:proofErr w:type="gramStart"/>
      <w:r>
        <w:t>marks</w:t>
      </w:r>
      <w:proofErr w:type="gramEnd"/>
    </w:p>
  </w:comment>
  <w:comment w:id="19" w:author="Joshua S. Vituszynski" w:date="2021-02-25T22:50:00Z" w:initials="JSV">
    <w:p w14:paraId="7EBF7EBE" w14:textId="4DED990B" w:rsidR="007F6AD0" w:rsidRDefault="007F6AD0">
      <w:pPr>
        <w:pStyle w:val="CommentText"/>
      </w:pPr>
      <w:r>
        <w:rPr>
          <w:rStyle w:val="CommentReference"/>
        </w:rPr>
        <w:annotationRef/>
      </w:r>
      <w:r>
        <w:t xml:space="preserve">This </w:t>
      </w:r>
      <w:proofErr w:type="gramStart"/>
      <w:r>
        <w:t>isn’t</w:t>
      </w:r>
      <w:proofErr w:type="gramEnd"/>
      <w:r>
        <w:t xml:space="preserve"> a complete sentence. Maybe try something like “The </w:t>
      </w:r>
      <w:proofErr w:type="gramStart"/>
      <w:r>
        <w:t>presentation[</w:t>
      </w:r>
      <w:proofErr w:type="gramEnd"/>
      <w:r>
        <w:t xml:space="preserve">TITLE] was given by </w:t>
      </w:r>
      <w:proofErr w:type="spellStart"/>
      <w:r>
        <w:t>Buckridge</w:t>
      </w:r>
      <w:proofErr w:type="spellEnd"/>
      <w:r>
        <w:t xml:space="preserve">, </w:t>
      </w:r>
      <w:proofErr w:type="spellStart"/>
      <w:r>
        <w:t>Filachek</w:t>
      </w:r>
      <w:proofErr w:type="spellEnd"/>
      <w:r>
        <w:t>, and Quinn.”</w:t>
      </w:r>
    </w:p>
  </w:comment>
  <w:comment w:id="43" w:author="Joshua S. Vituszynski" w:date="2021-02-25T22:52:00Z" w:initials="JSV">
    <w:p w14:paraId="57DE1CB4" w14:textId="22D3CCEA" w:rsidR="007F6AD0" w:rsidRDefault="007F6AD0">
      <w:pPr>
        <w:pStyle w:val="CommentText"/>
      </w:pPr>
      <w:r>
        <w:rPr>
          <w:rStyle w:val="CommentReference"/>
        </w:rPr>
        <w:annotationRef/>
      </w:r>
      <w:r>
        <w:t xml:space="preserve">I think this might make the sentence a bit more </w:t>
      </w:r>
      <w:proofErr w:type="gramStart"/>
      <w:r>
        <w:t>direct</w:t>
      </w:r>
      <w:proofErr w:type="gramEnd"/>
    </w:p>
  </w:comment>
  <w:comment w:id="49" w:author="Joshua S. Vituszynski" w:date="2021-02-25T22:52:00Z" w:initials="JSV">
    <w:p w14:paraId="3268FD1B" w14:textId="6644F05B" w:rsidR="007F6AD0" w:rsidRDefault="007F6AD0">
      <w:pPr>
        <w:pStyle w:val="CommentText"/>
      </w:pPr>
      <w:r>
        <w:rPr>
          <w:rStyle w:val="CommentReference"/>
        </w:rPr>
        <w:annotationRef/>
      </w:r>
      <w:r>
        <w:t>Maybe try “They encourage their listeners to not expect too much to happen when they first start working, as the workplace varies from company to company.”</w:t>
      </w:r>
    </w:p>
  </w:comment>
  <w:comment w:id="58" w:author="Joshua S. Vituszynski" w:date="2021-02-25T22:53:00Z" w:initials="JSV">
    <w:p w14:paraId="7DC5B656" w14:textId="2D5B5FFA" w:rsidR="007F6AD0" w:rsidRDefault="007F6AD0">
      <w:pPr>
        <w:pStyle w:val="CommentText"/>
      </w:pPr>
      <w:r>
        <w:rPr>
          <w:rStyle w:val="CommentReference"/>
        </w:rPr>
        <w:annotationRef/>
      </w:r>
      <w:r>
        <w:t>To avoid using the second person, I would begin your sentences by mentioning that these are what the presenters say. So, you might say “The presenters tell their audiences that stuff will go wrong, and they will get confused wrong.”</w:t>
      </w:r>
    </w:p>
  </w:comment>
  <w:comment w:id="68" w:author="Joshua S. Vituszynski" w:date="2021-02-25T22:55:00Z" w:initials="JSV">
    <w:p w14:paraId="6B8EFAAC" w14:textId="3907343A" w:rsidR="007F6AD0" w:rsidRDefault="007F6AD0">
      <w:pPr>
        <w:pStyle w:val="CommentText"/>
      </w:pPr>
      <w:r>
        <w:rPr>
          <w:rStyle w:val="CommentReference"/>
        </w:rPr>
        <w:annotationRef/>
      </w:r>
      <w:r>
        <w:t xml:space="preserve">Use regular quotation </w:t>
      </w:r>
      <w:proofErr w:type="gramStart"/>
      <w:r>
        <w:t>marks</w:t>
      </w:r>
      <w:proofErr w:type="gramEnd"/>
    </w:p>
  </w:comment>
  <w:comment w:id="92" w:author="Joshua S. Vituszynski" w:date="2021-02-25T22:55:00Z" w:initials="JSV">
    <w:p w14:paraId="646B5A01" w14:textId="7E6C5DEF" w:rsidR="007F6AD0" w:rsidRDefault="007F6AD0">
      <w:pPr>
        <w:pStyle w:val="CommentText"/>
      </w:pPr>
      <w:r>
        <w:rPr>
          <w:rStyle w:val="CommentReference"/>
        </w:rPr>
        <w:annotationRef/>
      </w:r>
      <w:r>
        <w:t>Since computer science professionals should expect to learn new ideas at each job</w:t>
      </w:r>
    </w:p>
  </w:comment>
  <w:comment w:id="102" w:author="Joshua S. Vituszynski" w:date="2021-02-25T22:56:00Z" w:initials="JSV">
    <w:p w14:paraId="1E5C9383" w14:textId="75F69CCC" w:rsidR="007F6AD0" w:rsidRDefault="007F6AD0">
      <w:pPr>
        <w:pStyle w:val="CommentText"/>
      </w:pPr>
      <w:r>
        <w:rPr>
          <w:rStyle w:val="CommentReference"/>
        </w:rPr>
        <w:annotationRef/>
      </w:r>
      <w:r>
        <w:t xml:space="preserve">You could probably cut this because it repeats what was just said in the </w:t>
      </w:r>
      <w:proofErr w:type="gramStart"/>
      <w:r>
        <w:t>sentence</w:t>
      </w:r>
      <w:proofErr w:type="gramEnd"/>
    </w:p>
  </w:comment>
  <w:comment w:id="109" w:author="Joshua S. Vituszynski" w:date="2021-02-25T23:05:00Z" w:initials="JSV">
    <w:p w14:paraId="549F55F0" w14:textId="64DA60E7" w:rsidR="007F6AD0" w:rsidRDefault="007F6AD0">
      <w:pPr>
        <w:pStyle w:val="CommentText"/>
      </w:pPr>
      <w:r>
        <w:rPr>
          <w:rStyle w:val="CommentReference"/>
        </w:rPr>
        <w:annotationRef/>
      </w:r>
      <w:proofErr w:type="gramStart"/>
      <w:r>
        <w:t>It’s</w:t>
      </w:r>
      <w:proofErr w:type="gramEnd"/>
      <w:r>
        <w:t xml:space="preserve"> probably a good idea to break this up into multiple paragraphs. I made some suggestions of where you can break the text up, but what you do here is entirely up to you.</w:t>
      </w:r>
    </w:p>
  </w:comment>
  <w:comment w:id="129" w:author="Joshua S. Vituszynski" w:date="2021-02-25T22:58:00Z" w:initials="JSV">
    <w:p w14:paraId="392CE3E7" w14:textId="690C38B5" w:rsidR="007F6AD0" w:rsidRDefault="007F6AD0">
      <w:pPr>
        <w:pStyle w:val="CommentText"/>
      </w:pPr>
      <w:r>
        <w:rPr>
          <w:rStyle w:val="CommentReference"/>
        </w:rPr>
        <w:annotationRef/>
      </w:r>
      <w:r>
        <w:t>For example, when computer science professionals build a phone application with the waterfall process, they create the whole app and test it when everything is coded. However, when they build phone applications using the agile method, they create a part of the app and test that even though other parts are still being coded.</w:t>
      </w:r>
    </w:p>
  </w:comment>
  <w:comment w:id="139" w:author="Joshua S. Vituszynski" w:date="2021-02-25T23:00:00Z" w:initials="JSV">
    <w:p w14:paraId="14E8569E" w14:textId="30568979" w:rsidR="007F6AD0" w:rsidRDefault="007F6AD0">
      <w:pPr>
        <w:pStyle w:val="CommentText"/>
      </w:pPr>
      <w:r>
        <w:rPr>
          <w:rStyle w:val="CommentReference"/>
        </w:rPr>
        <w:annotationRef/>
      </w:r>
      <w:r>
        <w:t>Legal teams play a crucial role in the programming process since companies deal with major dealers and important information.</w:t>
      </w:r>
    </w:p>
  </w:comment>
  <w:comment w:id="144" w:author="Joshua S. Vituszynski" w:date="2021-02-25T23:01:00Z" w:initials="JSV">
    <w:p w14:paraId="02E4BA35" w14:textId="300F1508" w:rsidR="007F6AD0" w:rsidRDefault="007F6AD0">
      <w:pPr>
        <w:pStyle w:val="CommentText"/>
      </w:pPr>
      <w:r>
        <w:rPr>
          <w:rStyle w:val="CommentReference"/>
        </w:rPr>
        <w:annotationRef/>
      </w:r>
      <w:r>
        <w:t>developers</w:t>
      </w:r>
    </w:p>
  </w:comment>
  <w:comment w:id="150" w:author="Joshua S. Vituszynski" w:date="2021-02-25T23:01:00Z" w:initials="JSV">
    <w:p w14:paraId="4DA69205" w14:textId="5F6625FF" w:rsidR="007F6AD0" w:rsidRDefault="007F6AD0">
      <w:pPr>
        <w:pStyle w:val="CommentText"/>
      </w:pPr>
      <w:r>
        <w:rPr>
          <w:rStyle w:val="CommentReference"/>
        </w:rPr>
        <w:annotationRef/>
      </w:r>
      <w:r>
        <w:t xml:space="preserve">can and cannot </w:t>
      </w:r>
      <w:proofErr w:type="gramStart"/>
      <w:r>
        <w:t>do</w:t>
      </w:r>
      <w:proofErr w:type="gramEnd"/>
    </w:p>
  </w:comment>
  <w:comment w:id="167" w:author="Joshua S. Vituszynski" w:date="2021-02-25T23:01:00Z" w:initials="JSV">
    <w:p w14:paraId="3532DD73" w14:textId="37A0CAC3" w:rsidR="007F6AD0" w:rsidRDefault="007F6AD0">
      <w:pPr>
        <w:pStyle w:val="CommentText"/>
      </w:pPr>
      <w:r>
        <w:rPr>
          <w:rStyle w:val="CommentReference"/>
        </w:rPr>
        <w:annotationRef/>
      </w:r>
      <w:r>
        <w:t>I would try to be clearer on what you mean by “</w:t>
      </w:r>
      <w:proofErr w:type="gramStart"/>
      <w:r>
        <w:t>requirements</w:t>
      </w:r>
      <w:proofErr w:type="gramEnd"/>
      <w:r>
        <w:t>”</w:t>
      </w:r>
    </w:p>
  </w:comment>
  <w:comment w:id="182" w:author="Joshua S. Vituszynski" w:date="2021-02-25T23:07:00Z" w:initials="JSV">
    <w:p w14:paraId="79B16440" w14:textId="041EB199" w:rsidR="007F6AD0" w:rsidRDefault="007F6AD0">
      <w:pPr>
        <w:pStyle w:val="CommentText"/>
      </w:pPr>
      <w:r>
        <w:rPr>
          <w:rStyle w:val="CommentReference"/>
        </w:rPr>
        <w:annotationRef/>
      </w:r>
      <w:r>
        <w:t xml:space="preserve">I would expand on this instead of just throwing a single sentence about it in here. </w:t>
      </w:r>
    </w:p>
  </w:comment>
  <w:comment w:id="201" w:author="Joshua S. Vituszynski" w:date="2021-02-25T23:02:00Z" w:initials="JSV">
    <w:p w14:paraId="0E34F110" w14:textId="38BAE0BC" w:rsidR="007F6AD0" w:rsidRDefault="007F6AD0">
      <w:pPr>
        <w:pStyle w:val="CommentText"/>
      </w:pPr>
      <w:r>
        <w:rPr>
          <w:rStyle w:val="CommentReference"/>
        </w:rPr>
        <w:annotationRef/>
      </w:r>
      <w:r>
        <w:t>You’re welcome, although, to be grammatically correct, you would want to put this in parentheses.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EB5B3E1" w15:done="1"/>
  <w15:commentEx w15:paraId="7A6D66A6" w15:done="1"/>
  <w15:commentEx w15:paraId="7EBF7EBE" w15:done="1"/>
  <w15:commentEx w15:paraId="57DE1CB4" w15:done="1"/>
  <w15:commentEx w15:paraId="3268FD1B" w15:done="0"/>
  <w15:commentEx w15:paraId="7DC5B656" w15:done="0"/>
  <w15:commentEx w15:paraId="6B8EFAAC" w15:done="1"/>
  <w15:commentEx w15:paraId="646B5A01" w15:done="1"/>
  <w15:commentEx w15:paraId="1E5C9383" w15:done="0"/>
  <w15:commentEx w15:paraId="549F55F0" w15:done="1"/>
  <w15:commentEx w15:paraId="392CE3E7" w15:done="0"/>
  <w15:commentEx w15:paraId="14E8569E" w15:done="0"/>
  <w15:commentEx w15:paraId="02E4BA35" w15:done="0"/>
  <w15:commentEx w15:paraId="4DA69205" w15:done="1"/>
  <w15:commentEx w15:paraId="3532DD73" w15:done="1"/>
  <w15:commentEx w15:paraId="79B16440" w15:done="1"/>
  <w15:commentEx w15:paraId="0E34F1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2A812" w16cex:dateUtc="2021-02-26T03:49:00Z"/>
  <w16cex:commentExtensible w16cex:durableId="23E2A835" w16cex:dateUtc="2021-02-26T03:50:00Z"/>
  <w16cex:commentExtensible w16cex:durableId="23E2A84A" w16cex:dateUtc="2021-02-26T03:50:00Z"/>
  <w16cex:commentExtensible w16cex:durableId="23E2A89D" w16cex:dateUtc="2021-02-26T03:52:00Z"/>
  <w16cex:commentExtensible w16cex:durableId="23E2A8B9" w16cex:dateUtc="2021-02-26T03:52:00Z"/>
  <w16cex:commentExtensible w16cex:durableId="23E2A8FF" w16cex:dateUtc="2021-02-26T03:53:00Z"/>
  <w16cex:commentExtensible w16cex:durableId="23E2A956" w16cex:dateUtc="2021-02-26T03:55:00Z"/>
  <w16cex:commentExtensible w16cex:durableId="23E2A977" w16cex:dateUtc="2021-02-26T03:55:00Z"/>
  <w16cex:commentExtensible w16cex:durableId="23E2A994" w16cex:dateUtc="2021-02-26T03:56:00Z"/>
  <w16cex:commentExtensible w16cex:durableId="23E2ABD2" w16cex:dateUtc="2021-02-26T04:05:00Z"/>
  <w16cex:commentExtensible w16cex:durableId="23E2AA03" w16cex:dateUtc="2021-02-26T03:58:00Z"/>
  <w16cex:commentExtensible w16cex:durableId="23E2AA82" w16cex:dateUtc="2021-02-26T04:00:00Z"/>
  <w16cex:commentExtensible w16cex:durableId="23E2AAAF" w16cex:dateUtc="2021-02-26T04:01:00Z"/>
  <w16cex:commentExtensible w16cex:durableId="23E2AABB" w16cex:dateUtc="2021-02-26T04:01:00Z"/>
  <w16cex:commentExtensible w16cex:durableId="23E2AAD5" w16cex:dateUtc="2021-02-26T04:01:00Z"/>
  <w16cex:commentExtensible w16cex:durableId="23E2AC1D" w16cex:dateUtc="2021-02-26T04:07:00Z"/>
  <w16cex:commentExtensible w16cex:durableId="23E2AB0D" w16cex:dateUtc="2021-02-26T0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EB5B3E1" w16cid:durableId="23E2A812"/>
  <w16cid:commentId w16cid:paraId="7A6D66A6" w16cid:durableId="23E2A835"/>
  <w16cid:commentId w16cid:paraId="7EBF7EBE" w16cid:durableId="23E2A84A"/>
  <w16cid:commentId w16cid:paraId="57DE1CB4" w16cid:durableId="23E2A89D"/>
  <w16cid:commentId w16cid:paraId="3268FD1B" w16cid:durableId="23E2A8B9"/>
  <w16cid:commentId w16cid:paraId="7DC5B656" w16cid:durableId="23E2A8FF"/>
  <w16cid:commentId w16cid:paraId="6B8EFAAC" w16cid:durableId="23E2A956"/>
  <w16cid:commentId w16cid:paraId="646B5A01" w16cid:durableId="23E2A977"/>
  <w16cid:commentId w16cid:paraId="1E5C9383" w16cid:durableId="23E2A994"/>
  <w16cid:commentId w16cid:paraId="549F55F0" w16cid:durableId="23E2ABD2"/>
  <w16cid:commentId w16cid:paraId="392CE3E7" w16cid:durableId="23E2AA03"/>
  <w16cid:commentId w16cid:paraId="14E8569E" w16cid:durableId="23E2AA82"/>
  <w16cid:commentId w16cid:paraId="02E4BA35" w16cid:durableId="23E2AAAF"/>
  <w16cid:commentId w16cid:paraId="4DA69205" w16cid:durableId="23E2AABB"/>
  <w16cid:commentId w16cid:paraId="3532DD73" w16cid:durableId="23E2AAD5"/>
  <w16cid:commentId w16cid:paraId="79B16440" w16cid:durableId="23E2AC1D"/>
  <w16cid:commentId w16cid:paraId="0E34F110" w16cid:durableId="23E2A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4C4EB9" w14:textId="77777777" w:rsidR="0022139F" w:rsidRDefault="0022139F" w:rsidP="00D10C83">
      <w:pPr>
        <w:spacing w:after="0" w:line="240" w:lineRule="auto"/>
      </w:pPr>
      <w:r>
        <w:separator/>
      </w:r>
    </w:p>
  </w:endnote>
  <w:endnote w:type="continuationSeparator" w:id="0">
    <w:p w14:paraId="4C3AAFC7" w14:textId="77777777" w:rsidR="0022139F" w:rsidRDefault="0022139F" w:rsidP="00D10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ED2C1" w14:textId="5D7FEFE4" w:rsidR="00D10C83" w:rsidRDefault="00D10C83" w:rsidP="00D10C83">
    <w:pPr>
      <w:pStyle w:val="Footer"/>
      <w:pPrChange w:id="249" w:author="Anthony Lucchese" w:date="2021-02-27T17: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DBA5C1E" w14:textId="77777777" w:rsidR="0022139F" w:rsidRDefault="0022139F" w:rsidP="00D10C83">
      <w:pPr>
        <w:spacing w:after="0" w:line="240" w:lineRule="auto"/>
      </w:pPr>
      <w:r>
        <w:separator/>
      </w:r>
    </w:p>
  </w:footnote>
  <w:footnote w:type="continuationSeparator" w:id="0">
    <w:p w14:paraId="54122059" w14:textId="77777777" w:rsidR="0022139F" w:rsidRDefault="0022139F" w:rsidP="00D10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725E0C" w14:textId="71CCBD45" w:rsidR="00D10C83" w:rsidRDefault="00D10C83">
    <w:pPr>
      <w:pStyle w:val="Header"/>
      <w:jc w:val="right"/>
      <w:rPr>
        <w:ins w:id="244" w:author="Anthony Lucchese" w:date="2021-02-27T17:23:00Z"/>
      </w:rPr>
    </w:pPr>
    <w:ins w:id="245" w:author="Anthony Lucchese" w:date="2021-02-27T17:23:00Z">
      <w:r>
        <w:t xml:space="preserve">Lucchese </w:t>
      </w:r>
    </w:ins>
    <w:customXmlInsRangeStart w:id="246" w:author="Anthony Lucchese" w:date="2021-02-27T17:23:00Z"/>
    <w:sdt>
      <w:sdtPr>
        <w:id w:val="866712567"/>
        <w:docPartObj>
          <w:docPartGallery w:val="Page Numbers (Top of Page)"/>
          <w:docPartUnique/>
        </w:docPartObj>
      </w:sdtPr>
      <w:sdtEndPr>
        <w:rPr>
          <w:noProof/>
        </w:rPr>
      </w:sdtEndPr>
      <w:sdtContent>
        <w:customXmlInsRangeEnd w:id="246"/>
        <w:ins w:id="247" w:author="Anthony Lucchese" w:date="2021-02-27T17:23:00Z">
          <w:r>
            <w:fldChar w:fldCharType="begin"/>
          </w:r>
          <w:r>
            <w:instrText xml:space="preserve"> PAGE   \* MERGEFORMAT </w:instrText>
          </w:r>
          <w:r>
            <w:fldChar w:fldCharType="separate"/>
          </w:r>
          <w:r>
            <w:rPr>
              <w:noProof/>
            </w:rPr>
            <w:t>2</w:t>
          </w:r>
          <w:r>
            <w:rPr>
              <w:noProof/>
            </w:rPr>
            <w:fldChar w:fldCharType="end"/>
          </w:r>
        </w:ins>
        <w:customXmlInsRangeStart w:id="248" w:author="Anthony Lucchese" w:date="2021-02-27T17:23:00Z"/>
      </w:sdtContent>
    </w:sdt>
    <w:customXmlInsRangeEnd w:id="248"/>
  </w:p>
  <w:p w14:paraId="31F275A7" w14:textId="77777777" w:rsidR="00D10C83" w:rsidRDefault="00D10C83">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nthony Lucchese">
    <w15:presenceInfo w15:providerId="None" w15:userId="Anthony Lucchese"/>
  </w15:person>
  <w15:person w15:author="Joshua S. Vituszynski">
    <w15:presenceInfo w15:providerId="AD" w15:userId="S::joshua.vituszynski@scranton.edu::9bdbca6b-2035-402f-b36d-092d5a9b8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35A"/>
    <w:rsid w:val="00001D7C"/>
    <w:rsid w:val="000A235A"/>
    <w:rsid w:val="00140B62"/>
    <w:rsid w:val="0022139F"/>
    <w:rsid w:val="002D442C"/>
    <w:rsid w:val="004965CC"/>
    <w:rsid w:val="005E3EE1"/>
    <w:rsid w:val="007D75BF"/>
    <w:rsid w:val="007F6AD0"/>
    <w:rsid w:val="0088082F"/>
    <w:rsid w:val="00887368"/>
    <w:rsid w:val="0095474F"/>
    <w:rsid w:val="009612E3"/>
    <w:rsid w:val="009E72A4"/>
    <w:rsid w:val="00A16374"/>
    <w:rsid w:val="00BF691A"/>
    <w:rsid w:val="00C40AB0"/>
    <w:rsid w:val="00D10C83"/>
    <w:rsid w:val="00D7512B"/>
    <w:rsid w:val="00D77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7E6F5"/>
  <w15:chartTrackingRefBased/>
  <w15:docId w15:val="{50A2690E-2DAF-4E95-8770-09C40FA47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4"/>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5A"/>
    <w:pPr>
      <w:spacing w:line="259"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F6AD0"/>
    <w:rPr>
      <w:sz w:val="16"/>
      <w:szCs w:val="16"/>
    </w:rPr>
  </w:style>
  <w:style w:type="paragraph" w:styleId="CommentText">
    <w:name w:val="annotation text"/>
    <w:basedOn w:val="Normal"/>
    <w:link w:val="CommentTextChar"/>
    <w:uiPriority w:val="99"/>
    <w:semiHidden/>
    <w:unhideWhenUsed/>
    <w:rsid w:val="007F6AD0"/>
    <w:pPr>
      <w:spacing w:line="240" w:lineRule="auto"/>
    </w:pPr>
    <w:rPr>
      <w:sz w:val="20"/>
      <w:szCs w:val="20"/>
    </w:rPr>
  </w:style>
  <w:style w:type="character" w:customStyle="1" w:styleId="CommentTextChar">
    <w:name w:val="Comment Text Char"/>
    <w:basedOn w:val="DefaultParagraphFont"/>
    <w:link w:val="CommentText"/>
    <w:uiPriority w:val="99"/>
    <w:semiHidden/>
    <w:rsid w:val="007F6AD0"/>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7F6AD0"/>
    <w:rPr>
      <w:b/>
      <w:bCs/>
    </w:rPr>
  </w:style>
  <w:style w:type="character" w:customStyle="1" w:styleId="CommentSubjectChar">
    <w:name w:val="Comment Subject Char"/>
    <w:basedOn w:val="CommentTextChar"/>
    <w:link w:val="CommentSubject"/>
    <w:uiPriority w:val="99"/>
    <w:semiHidden/>
    <w:rsid w:val="007F6AD0"/>
    <w:rPr>
      <w:rFonts w:asciiTheme="minorHAnsi" w:hAnsiTheme="minorHAnsi" w:cstheme="minorBidi"/>
      <w:b/>
      <w:bCs/>
      <w:sz w:val="20"/>
      <w:szCs w:val="20"/>
    </w:rPr>
  </w:style>
  <w:style w:type="paragraph" w:styleId="BalloonText">
    <w:name w:val="Balloon Text"/>
    <w:basedOn w:val="Normal"/>
    <w:link w:val="BalloonTextChar"/>
    <w:uiPriority w:val="99"/>
    <w:semiHidden/>
    <w:unhideWhenUsed/>
    <w:rsid w:val="007F6AD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6AD0"/>
    <w:rPr>
      <w:sz w:val="18"/>
      <w:szCs w:val="18"/>
    </w:rPr>
  </w:style>
  <w:style w:type="paragraph" w:styleId="Header">
    <w:name w:val="header"/>
    <w:basedOn w:val="Normal"/>
    <w:link w:val="HeaderChar"/>
    <w:uiPriority w:val="99"/>
    <w:unhideWhenUsed/>
    <w:rsid w:val="00D10C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0C83"/>
    <w:rPr>
      <w:rFonts w:asciiTheme="minorHAnsi" w:hAnsiTheme="minorHAnsi" w:cstheme="minorBidi"/>
      <w:sz w:val="22"/>
      <w:szCs w:val="22"/>
    </w:rPr>
  </w:style>
  <w:style w:type="paragraph" w:styleId="Footer">
    <w:name w:val="footer"/>
    <w:basedOn w:val="Normal"/>
    <w:link w:val="FooterChar"/>
    <w:uiPriority w:val="99"/>
    <w:unhideWhenUsed/>
    <w:rsid w:val="00D10C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0C83"/>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821</Words>
  <Characters>4685</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J. Lucchese</dc:creator>
  <cp:keywords/>
  <dc:description/>
  <cp:lastModifiedBy>Anthony Lucchese</cp:lastModifiedBy>
  <cp:revision>2</cp:revision>
  <dcterms:created xsi:type="dcterms:W3CDTF">2021-02-27T22:56:00Z</dcterms:created>
  <dcterms:modified xsi:type="dcterms:W3CDTF">2021-02-27T22:56:00Z</dcterms:modified>
</cp:coreProperties>
</file>